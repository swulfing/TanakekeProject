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BCC9F" w14:textId="4D8A3FCB" w:rsidR="007F36D2" w:rsidRDefault="007F36D2"/>
    <w:p w14:paraId="07E8C6B2" w14:textId="78FFE9D3" w:rsidR="007F36D2" w:rsidRDefault="007F36D2">
      <w:r>
        <w:t>File name</w:t>
      </w:r>
      <w:r w:rsidR="00800F76">
        <w:t>(s)</w:t>
      </w:r>
      <w:r>
        <w:t xml:space="preserve">: </w:t>
      </w:r>
      <w:proofErr w:type="gramStart"/>
      <w:r>
        <w:t>29</w:t>
      </w:r>
      <w:proofErr w:type="gramEnd"/>
      <w:r>
        <w:t>_03_2024_0809_CNEW_D3_LTPE5_F1 (to F4)</w:t>
      </w:r>
    </w:p>
    <w:p w14:paraId="1FDAF030" w14:textId="77777777" w:rsidR="00A105B3" w:rsidRDefault="00A105B3"/>
    <w:tbl>
      <w:tblPr>
        <w:tblStyle w:val="TableGrid"/>
        <w:tblpPr w:leftFromText="180" w:rightFromText="180" w:vertAnchor="page" w:horzAnchor="margin" w:tblpY="2261"/>
        <w:tblW w:w="0" w:type="auto"/>
        <w:tblLook w:val="04A0" w:firstRow="1" w:lastRow="0" w:firstColumn="1" w:lastColumn="0" w:noHBand="0" w:noVBand="1"/>
      </w:tblPr>
      <w:tblGrid>
        <w:gridCol w:w="2332"/>
        <w:gridCol w:w="2332"/>
        <w:gridCol w:w="2333"/>
        <w:gridCol w:w="2333"/>
      </w:tblGrid>
      <w:tr w:rsidR="00800F76" w:rsidRPr="008E4BD1" w14:paraId="6C313DA4" w14:textId="77777777" w:rsidTr="00800F76">
        <w:trPr>
          <w:trHeight w:val="304"/>
        </w:trPr>
        <w:tc>
          <w:tcPr>
            <w:tcW w:w="2332" w:type="dxa"/>
            <w:shd w:val="clear" w:color="auto" w:fill="DEEAF6" w:themeFill="accent5" w:themeFillTint="33"/>
          </w:tcPr>
          <w:p w14:paraId="3DCF705C" w14:textId="77777777" w:rsidR="00800F76" w:rsidRPr="00936BF1" w:rsidRDefault="00800F76" w:rsidP="00800F76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LTPE5</w:t>
            </w:r>
          </w:p>
        </w:tc>
        <w:tc>
          <w:tcPr>
            <w:tcW w:w="2332" w:type="dxa"/>
            <w:shd w:val="clear" w:color="auto" w:fill="DEEAF6" w:themeFill="accent5" w:themeFillTint="33"/>
          </w:tcPr>
          <w:p w14:paraId="5A1656DB" w14:textId="77777777" w:rsidR="00800F76" w:rsidRPr="008E4BD1" w:rsidRDefault="00800F76" w:rsidP="00800F76">
            <w:r w:rsidRPr="008E4BD1">
              <w:rPr>
                <w:b/>
                <w:bCs/>
              </w:rPr>
              <w:t>DATE:</w:t>
            </w:r>
            <w:r>
              <w:t xml:space="preserve"> 29-03-2024</w:t>
            </w:r>
          </w:p>
        </w:tc>
        <w:tc>
          <w:tcPr>
            <w:tcW w:w="2333" w:type="dxa"/>
            <w:shd w:val="clear" w:color="auto" w:fill="DEEAF6" w:themeFill="accent5" w:themeFillTint="33"/>
          </w:tcPr>
          <w:p w14:paraId="260EFCCE" w14:textId="77777777" w:rsidR="00800F76" w:rsidRPr="00936BF1" w:rsidRDefault="00800F76" w:rsidP="00800F76">
            <w:r w:rsidRPr="008E4BD1">
              <w:rPr>
                <w:b/>
                <w:bCs/>
              </w:rPr>
              <w:t>CAM/DROP:</w:t>
            </w:r>
            <w:r>
              <w:t xml:space="preserve"> CNEW_D3</w:t>
            </w:r>
          </w:p>
        </w:tc>
        <w:tc>
          <w:tcPr>
            <w:tcW w:w="2333" w:type="dxa"/>
            <w:shd w:val="clear" w:color="auto" w:fill="DEEAF6" w:themeFill="accent5" w:themeFillTint="33"/>
          </w:tcPr>
          <w:p w14:paraId="28053E3C" w14:textId="77777777" w:rsidR="00800F76" w:rsidRPr="008E4BD1" w:rsidRDefault="00800F76" w:rsidP="00800F76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proofErr w:type="gramStart"/>
            <w:r>
              <w:t>4</w:t>
            </w:r>
            <w:proofErr w:type="gramEnd"/>
          </w:p>
        </w:tc>
      </w:tr>
      <w:tr w:rsidR="00800F76" w:rsidRPr="00936BF1" w14:paraId="1D6CF295" w14:textId="77777777" w:rsidTr="00800F76">
        <w:trPr>
          <w:trHeight w:val="609"/>
        </w:trPr>
        <w:tc>
          <w:tcPr>
            <w:tcW w:w="2332" w:type="dxa"/>
            <w:shd w:val="clear" w:color="auto" w:fill="DEEAF6" w:themeFill="accent5" w:themeFillTint="33"/>
          </w:tcPr>
          <w:p w14:paraId="38169F1C" w14:textId="77777777" w:rsidR="00800F76" w:rsidRPr="00936BF1" w:rsidRDefault="00800F76" w:rsidP="00800F76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2" w:type="dxa"/>
            <w:shd w:val="clear" w:color="auto" w:fill="DEEAF6" w:themeFill="accent5" w:themeFillTint="33"/>
          </w:tcPr>
          <w:p w14:paraId="56E2C99D" w14:textId="77777777" w:rsidR="00800F76" w:rsidRPr="003B7EFE" w:rsidRDefault="00800F76" w:rsidP="00800F76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Pr="007F36D2">
              <w:t>0:21:24</w:t>
            </w:r>
          </w:p>
        </w:tc>
        <w:tc>
          <w:tcPr>
            <w:tcW w:w="2333" w:type="dxa"/>
            <w:shd w:val="clear" w:color="auto" w:fill="DEEAF6" w:themeFill="accent5" w:themeFillTint="33"/>
          </w:tcPr>
          <w:p w14:paraId="555D8112" w14:textId="77777777" w:rsidR="00800F76" w:rsidRPr="00936BF1" w:rsidRDefault="00800F76" w:rsidP="00800F76">
            <w:r w:rsidRPr="00936BF1">
              <w:rPr>
                <w:b/>
                <w:bCs/>
              </w:rPr>
              <w:t>F2:</w:t>
            </w:r>
            <w:r>
              <w:t xml:space="preserve"> 0:21:24</w:t>
            </w:r>
          </w:p>
        </w:tc>
        <w:tc>
          <w:tcPr>
            <w:tcW w:w="2333" w:type="dxa"/>
            <w:shd w:val="clear" w:color="auto" w:fill="DEEAF6" w:themeFill="accent5" w:themeFillTint="33"/>
          </w:tcPr>
          <w:p w14:paraId="7F2D8519" w14:textId="77777777" w:rsidR="00800F76" w:rsidRDefault="00800F76" w:rsidP="00800F76">
            <w:r w:rsidRPr="00936BF1">
              <w:rPr>
                <w:b/>
                <w:bCs/>
              </w:rPr>
              <w:t>F3:</w:t>
            </w:r>
            <w:r>
              <w:t xml:space="preserve"> 0:21:24</w:t>
            </w:r>
          </w:p>
          <w:p w14:paraId="10581010" w14:textId="77777777" w:rsidR="00800F76" w:rsidRPr="007F36D2" w:rsidRDefault="00800F76" w:rsidP="00800F76">
            <w:r>
              <w:rPr>
                <w:b/>
                <w:bCs/>
              </w:rPr>
              <w:t>F4:</w:t>
            </w:r>
            <w:r>
              <w:t xml:space="preserve"> 0:04:47</w:t>
            </w:r>
          </w:p>
        </w:tc>
      </w:tr>
      <w:tr w:rsidR="00800F76" w:rsidRPr="00936BF1" w14:paraId="709D18CD" w14:textId="77777777" w:rsidTr="00800F76">
        <w:trPr>
          <w:trHeight w:val="632"/>
        </w:trPr>
        <w:tc>
          <w:tcPr>
            <w:tcW w:w="2332" w:type="dxa"/>
            <w:shd w:val="clear" w:color="auto" w:fill="DEEAF6" w:themeFill="accent5" w:themeFillTint="33"/>
          </w:tcPr>
          <w:p w14:paraId="77A2FD84" w14:textId="77777777" w:rsidR="00800F76" w:rsidRPr="00936BF1" w:rsidRDefault="00800F76" w:rsidP="00800F76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2" w:type="dxa"/>
            <w:shd w:val="clear" w:color="auto" w:fill="DEEAF6" w:themeFill="accent5" w:themeFillTint="33"/>
          </w:tcPr>
          <w:p w14:paraId="42E4A46B" w14:textId="77777777" w:rsidR="00800F76" w:rsidRPr="00936BF1" w:rsidRDefault="00800F76" w:rsidP="00800F76">
            <w:r>
              <w:rPr>
                <w:b/>
                <w:bCs/>
              </w:rPr>
              <w:t>TIME START:</w:t>
            </w:r>
            <w:r>
              <w:t xml:space="preserve"> 0:06:36</w:t>
            </w:r>
          </w:p>
        </w:tc>
        <w:tc>
          <w:tcPr>
            <w:tcW w:w="2333" w:type="dxa"/>
            <w:shd w:val="clear" w:color="auto" w:fill="DEEAF6" w:themeFill="accent5" w:themeFillTint="33"/>
          </w:tcPr>
          <w:p w14:paraId="58847343" w14:textId="77777777" w:rsidR="00800F76" w:rsidRPr="00936BF1" w:rsidRDefault="00800F76" w:rsidP="00800F76">
            <w:r>
              <w:rPr>
                <w:b/>
                <w:bCs/>
              </w:rPr>
              <w:t>TIME END:</w:t>
            </w:r>
            <w:r>
              <w:t xml:space="preserve"> 0:02:00</w:t>
            </w:r>
          </w:p>
        </w:tc>
        <w:tc>
          <w:tcPr>
            <w:tcW w:w="2333" w:type="dxa"/>
            <w:shd w:val="clear" w:color="auto" w:fill="DEEAF6" w:themeFill="accent5" w:themeFillTint="33"/>
          </w:tcPr>
          <w:p w14:paraId="6C46BBBC" w14:textId="77777777" w:rsidR="00800F76" w:rsidRPr="00936BF1" w:rsidRDefault="00800F76" w:rsidP="00800F76">
            <w:pPr>
              <w:rPr>
                <w:b/>
                <w:bCs/>
              </w:rPr>
            </w:pPr>
          </w:p>
        </w:tc>
      </w:tr>
      <w:tr w:rsidR="00800F76" w:rsidRPr="008E4BD1" w14:paraId="0B8C2973" w14:textId="77777777" w:rsidTr="00800F76">
        <w:trPr>
          <w:trHeight w:val="609"/>
        </w:trPr>
        <w:tc>
          <w:tcPr>
            <w:tcW w:w="2332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5CD53E7" w14:textId="77777777" w:rsidR="00800F76" w:rsidRPr="008E4BD1" w:rsidRDefault="00800F76" w:rsidP="00800F76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proofErr w:type="gramStart"/>
            <w:r>
              <w:t>70</w:t>
            </w:r>
            <w:proofErr w:type="gramEnd"/>
          </w:p>
        </w:tc>
        <w:tc>
          <w:tcPr>
            <w:tcW w:w="2332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118A041" w14:textId="77777777" w:rsidR="00800F76" w:rsidRPr="008E4BD1" w:rsidRDefault="00800F76" w:rsidP="00800F76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proofErr w:type="gramStart"/>
            <w:r>
              <w:t>80</w:t>
            </w:r>
            <w:proofErr w:type="gramEnd"/>
            <w:r>
              <w:t>%</w:t>
            </w:r>
          </w:p>
        </w:tc>
        <w:tc>
          <w:tcPr>
            <w:tcW w:w="2333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8C8C78F" w14:textId="77777777" w:rsidR="00800F76" w:rsidRPr="007F36D2" w:rsidRDefault="00800F76" w:rsidP="00800F76">
            <w:r w:rsidRPr="008E4BD1">
              <w:rPr>
                <w:b/>
                <w:bCs/>
              </w:rPr>
              <w:t>DATE ANALYZED</w:t>
            </w:r>
            <w:r>
              <w:rPr>
                <w:b/>
                <w:bCs/>
              </w:rPr>
              <w:t xml:space="preserve">: </w:t>
            </w:r>
            <w:r>
              <w:t>OT; 12/18/25 (F1), 12/19/25 (F2, F3, F4)</w:t>
            </w:r>
          </w:p>
        </w:tc>
        <w:tc>
          <w:tcPr>
            <w:tcW w:w="2333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99CB301" w14:textId="77777777" w:rsidR="00800F76" w:rsidRPr="008E4BD1" w:rsidRDefault="00800F76" w:rsidP="00800F76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800F76" w:rsidRPr="008E4BD1" w14:paraId="221965D0" w14:textId="77777777" w:rsidTr="00800F76">
        <w:trPr>
          <w:trHeight w:val="3717"/>
        </w:trPr>
        <w:tc>
          <w:tcPr>
            <w:tcW w:w="93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96A0BD" w14:textId="5D731796" w:rsidR="00800F76" w:rsidRPr="006706EE" w:rsidRDefault="00800F76" w:rsidP="00800F76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38A12C48" w14:textId="77777777" w:rsidR="00800F76" w:rsidRDefault="00800F76" w:rsidP="00800F76">
            <w:r w:rsidRPr="00D23198">
              <w:rPr>
                <w:highlight w:val="yellow"/>
              </w:rPr>
              <w:t>Species: Swimmer Crab</w:t>
            </w:r>
          </w:p>
          <w:p w14:paraId="1A2C93C9" w14:textId="77777777" w:rsidR="00800F76" w:rsidRDefault="00800F76" w:rsidP="00800F76">
            <w:r>
              <w:t>T1: 00:07:15 (F1)</w:t>
            </w:r>
          </w:p>
          <w:p w14:paraId="3B2E4064" w14:textId="77777777" w:rsidR="00800F76" w:rsidRDefault="00800F76" w:rsidP="00800F76">
            <w:proofErr w:type="spellStart"/>
            <w:r>
              <w:t>MaxN</w:t>
            </w:r>
            <w:proofErr w:type="spellEnd"/>
            <w:r>
              <w:t>: 1 (F1)</w:t>
            </w:r>
          </w:p>
          <w:p w14:paraId="5FBBC8BB" w14:textId="77777777" w:rsidR="00800F76" w:rsidRDefault="00800F76" w:rsidP="00800F76"/>
          <w:p w14:paraId="12886253" w14:textId="44034230" w:rsidR="00800F76" w:rsidRDefault="00800F76" w:rsidP="00800F76">
            <w:r w:rsidRPr="00D23198">
              <w:rPr>
                <w:highlight w:val="yellow"/>
              </w:rPr>
              <w:t>Species: Fish F</w:t>
            </w:r>
          </w:p>
          <w:p w14:paraId="79ABAB0B" w14:textId="7B633915" w:rsidR="00800F76" w:rsidRDefault="00800F76" w:rsidP="00800F76">
            <w:r>
              <w:t>T1: 00:08:16 (F1)</w:t>
            </w:r>
          </w:p>
          <w:p w14:paraId="7CFE00B6" w14:textId="5AC1CCE3" w:rsidR="00800F76" w:rsidRDefault="00800F76" w:rsidP="00800F76">
            <w:proofErr w:type="spellStart"/>
            <w:r>
              <w:t>MaxN</w:t>
            </w:r>
            <w:proofErr w:type="spellEnd"/>
            <w:r>
              <w:t>:</w:t>
            </w:r>
            <w:r>
              <w:br/>
              <w:t>-9 (00:08:40) (F1)</w:t>
            </w:r>
          </w:p>
          <w:p w14:paraId="7E396191" w14:textId="398D108D" w:rsidR="00800F76" w:rsidRDefault="00800F76" w:rsidP="00800F76">
            <w:r>
              <w:t>-11 (00:10:30) (F1)</w:t>
            </w:r>
          </w:p>
          <w:p w14:paraId="43B9F353" w14:textId="4D772270" w:rsidR="00800F76" w:rsidRDefault="00800F76" w:rsidP="00800F76">
            <w:r>
              <w:t xml:space="preserve">-12? (00:10:32) (F1) – </w:t>
            </w:r>
            <w:proofErr w:type="gramStart"/>
            <w:r>
              <w:t>definitely 12</w:t>
            </w:r>
            <w:proofErr w:type="gramEnd"/>
            <w:r>
              <w:t xml:space="preserve"> at (00:10:41) (F1)</w:t>
            </w:r>
          </w:p>
          <w:p w14:paraId="7FE23538" w14:textId="7BF4365F" w:rsidR="00800F76" w:rsidRDefault="00800F76" w:rsidP="00800F76">
            <w:r>
              <w:t>-13 (00:16:38) (F2)</w:t>
            </w:r>
          </w:p>
          <w:p w14:paraId="66975B67" w14:textId="77777777" w:rsidR="00800F76" w:rsidRDefault="00800F76" w:rsidP="00800F76"/>
          <w:p w14:paraId="59243788" w14:textId="06A3235D" w:rsidR="00800F76" w:rsidRDefault="00800F76" w:rsidP="00800F76">
            <w:r w:rsidRPr="00D23198">
              <w:rPr>
                <w:highlight w:val="yellow"/>
              </w:rPr>
              <w:t>Species: Guppy A (or Guppy C?)</w:t>
            </w:r>
          </w:p>
          <w:p w14:paraId="2D537D76" w14:textId="4E99F686" w:rsidR="00800F76" w:rsidRDefault="00800F76" w:rsidP="00800F76">
            <w:r>
              <w:t>T1: 00:08:07 (F1)</w:t>
            </w:r>
            <w:r w:rsidR="006E0B1F">
              <w:t xml:space="preserve"> </w:t>
            </w:r>
            <w:ins w:id="0" w:author="Sophie Wulfing" w:date="2025-12-26T19:54:00Z" w16du:dateUtc="2025-12-27T00:54:00Z">
              <w:r w:rsidR="006E0B1F">
                <w:t xml:space="preserve">&lt;- this was </w:t>
              </w:r>
              <w:proofErr w:type="gramStart"/>
              <w:r w:rsidR="006E0B1F">
                <w:t>actually p</w:t>
              </w:r>
            </w:ins>
            <w:ins w:id="1" w:author="Sophie Wulfing" w:date="2025-12-26T19:55:00Z" w16du:dateUtc="2025-12-27T00:55:00Z">
              <w:r w:rsidR="006E0B1F">
                <w:t>ipefish</w:t>
              </w:r>
              <w:proofErr w:type="gramEnd"/>
              <w:r w:rsidR="006E0B1F">
                <w:t xml:space="preserve">. You will learn from the way they </w:t>
              </w:r>
              <w:proofErr w:type="gramStart"/>
              <w:r w:rsidR="006E0B1F">
                <w:t>swim</w:t>
              </w:r>
              <w:proofErr w:type="gramEnd"/>
              <w:r w:rsidR="006E0B1F">
                <w:t xml:space="preserve"> and they are always near the </w:t>
              </w:r>
              <w:proofErr w:type="spellStart"/>
              <w:proofErr w:type="gramStart"/>
              <w:r w:rsidR="006E0B1F">
                <w:t>survace</w:t>
              </w:r>
            </w:ins>
            <w:proofErr w:type="spellEnd"/>
            <w:proofErr w:type="gramEnd"/>
          </w:p>
          <w:p w14:paraId="64C634CD" w14:textId="77777777" w:rsidR="00800F76" w:rsidRDefault="00800F76" w:rsidP="00800F76">
            <w:proofErr w:type="spellStart"/>
            <w:r>
              <w:t>MaxN</w:t>
            </w:r>
            <w:proofErr w:type="spellEnd"/>
            <w:r>
              <w:t xml:space="preserve">: </w:t>
            </w:r>
          </w:p>
          <w:p w14:paraId="25A5321B" w14:textId="1E15C3E3" w:rsidR="00800F76" w:rsidRDefault="00800F76" w:rsidP="00800F76">
            <w:r>
              <w:t>-1 (00:08:07) (F1)</w:t>
            </w:r>
          </w:p>
          <w:p w14:paraId="06A531D8" w14:textId="02FB62B5" w:rsidR="00800F76" w:rsidRDefault="00800F76" w:rsidP="00800F76">
            <w:r>
              <w:t>-3 (00:10:30) (F2)</w:t>
            </w:r>
            <w:ins w:id="2" w:author="Sophie Wulfing" w:date="2025-12-26T19:57:00Z" w16du:dateUtc="2025-12-27T00:57:00Z">
              <w:r w:rsidR="00016BBC">
                <w:t xml:space="preserve"> fish Fs</w:t>
              </w:r>
            </w:ins>
          </w:p>
          <w:p w14:paraId="5AAECE37" w14:textId="77777777" w:rsidR="00800F76" w:rsidRDefault="00800F76" w:rsidP="00800F76"/>
          <w:p w14:paraId="08995BCA" w14:textId="120D9DF5" w:rsidR="00800F76" w:rsidRDefault="00800F76" w:rsidP="00800F76">
            <w:r w:rsidRPr="00D23198">
              <w:rPr>
                <w:highlight w:val="yellow"/>
              </w:rPr>
              <w:t>Species: Fish K (same as Fish L?)</w:t>
            </w:r>
          </w:p>
          <w:p w14:paraId="31D1E00B" w14:textId="575E8A8F" w:rsidR="00800F76" w:rsidRDefault="00800F76" w:rsidP="00800F76">
            <w:r>
              <w:t>T1: 00:01:54 (F3)</w:t>
            </w:r>
          </w:p>
          <w:p w14:paraId="786902E8" w14:textId="426067B5" w:rsidR="00800F76" w:rsidRDefault="00800F76" w:rsidP="00800F76">
            <w:proofErr w:type="spellStart"/>
            <w:r>
              <w:t>MaxN</w:t>
            </w:r>
            <w:proofErr w:type="spellEnd"/>
            <w:r>
              <w:t>: 1 (F3)</w:t>
            </w:r>
          </w:p>
          <w:p w14:paraId="6FA18287" w14:textId="77777777" w:rsidR="00800F76" w:rsidRPr="007F36D2" w:rsidRDefault="00800F76" w:rsidP="00800F76"/>
        </w:tc>
      </w:tr>
    </w:tbl>
    <w:p w14:paraId="2403BA02" w14:textId="77777777" w:rsidR="007F36D2" w:rsidRDefault="007F36D2"/>
    <w:p w14:paraId="2B9394FA" w14:textId="77777777" w:rsidR="007F36D2" w:rsidRDefault="007F36D2"/>
    <w:p w14:paraId="07DE5232" w14:textId="77777777" w:rsidR="007F36D2" w:rsidRDefault="007F36D2"/>
    <w:p w14:paraId="4A817A79" w14:textId="77777777" w:rsidR="007F36D2" w:rsidRDefault="007F36D2"/>
    <w:p w14:paraId="2DBF41E2" w14:textId="77777777" w:rsidR="007F36D2" w:rsidRDefault="007F36D2"/>
    <w:tbl>
      <w:tblPr>
        <w:tblStyle w:val="TableGrid"/>
        <w:tblpPr w:leftFromText="180" w:rightFromText="180" w:vertAnchor="page" w:horzAnchor="margin" w:tblpY="182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00F76" w:rsidRPr="008E4BD1" w14:paraId="014B389F" w14:textId="77777777" w:rsidTr="00800F76">
        <w:tc>
          <w:tcPr>
            <w:tcW w:w="2337" w:type="dxa"/>
            <w:shd w:val="clear" w:color="auto" w:fill="DEEAF6" w:themeFill="accent5" w:themeFillTint="33"/>
          </w:tcPr>
          <w:p w14:paraId="6254FCC7" w14:textId="35CE3D83" w:rsidR="00800F76" w:rsidRPr="00936BF1" w:rsidRDefault="00800F76" w:rsidP="00800F76">
            <w:r w:rsidRPr="008E4BD1">
              <w:rPr>
                <w:b/>
                <w:bCs/>
              </w:rPr>
              <w:lastRenderedPageBreak/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D23198">
              <w:t>LTPD5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7172574D" w14:textId="47B39A67" w:rsidR="00800F76" w:rsidRPr="008E4BD1" w:rsidRDefault="00800F76" w:rsidP="00800F76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D23198">
              <w:t>29-03-2024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A8C0C39" w14:textId="1D354BB9" w:rsidR="00800F76" w:rsidRPr="00936BF1" w:rsidRDefault="00800F76" w:rsidP="00800F76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D23198">
              <w:t>C11_D7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9BDCC15" w14:textId="052C05CE" w:rsidR="00800F76" w:rsidRPr="008E4BD1" w:rsidRDefault="00800F76" w:rsidP="00800F76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proofErr w:type="gramStart"/>
            <w:r w:rsidR="00D23198">
              <w:t>3</w:t>
            </w:r>
            <w:proofErr w:type="gramEnd"/>
          </w:p>
        </w:tc>
      </w:tr>
      <w:tr w:rsidR="00800F76" w:rsidRPr="00936BF1" w14:paraId="471976FA" w14:textId="77777777" w:rsidTr="00800F76">
        <w:tc>
          <w:tcPr>
            <w:tcW w:w="2337" w:type="dxa"/>
            <w:shd w:val="clear" w:color="auto" w:fill="DEEAF6" w:themeFill="accent5" w:themeFillTint="33"/>
          </w:tcPr>
          <w:p w14:paraId="3DC7C9F5" w14:textId="77777777" w:rsidR="00800F76" w:rsidRPr="00936BF1" w:rsidRDefault="00800F76" w:rsidP="00800F76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49B9D90" w14:textId="212E572C" w:rsidR="00800F76" w:rsidRPr="00800F76" w:rsidRDefault="00800F76" w:rsidP="00800F76">
            <w:r w:rsidRPr="003B7EFE">
              <w:rPr>
                <w:b/>
                <w:bCs/>
              </w:rPr>
              <w:t xml:space="preserve">F1: </w:t>
            </w:r>
            <w:r>
              <w:t>0:37:25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0F86F49" w14:textId="03604943" w:rsidR="00800F76" w:rsidRPr="00936BF1" w:rsidRDefault="00800F76" w:rsidP="00800F76">
            <w:r w:rsidRPr="00936BF1">
              <w:rPr>
                <w:b/>
                <w:bCs/>
              </w:rPr>
              <w:t>F2:</w:t>
            </w:r>
            <w:r>
              <w:t xml:space="preserve"> 0:38:21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5D2126B" w14:textId="11F87EFA" w:rsidR="00800F76" w:rsidRPr="00936BF1" w:rsidRDefault="00800F76" w:rsidP="00800F76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D23198">
              <w:t>0:16:40</w:t>
            </w:r>
          </w:p>
        </w:tc>
      </w:tr>
      <w:tr w:rsidR="00800F76" w:rsidRPr="00936BF1" w14:paraId="34290FAE" w14:textId="77777777" w:rsidTr="00800F76">
        <w:tc>
          <w:tcPr>
            <w:tcW w:w="2337" w:type="dxa"/>
            <w:shd w:val="clear" w:color="auto" w:fill="DEEAF6" w:themeFill="accent5" w:themeFillTint="33"/>
          </w:tcPr>
          <w:p w14:paraId="36F62212" w14:textId="77777777" w:rsidR="00800F76" w:rsidRPr="00936BF1" w:rsidRDefault="00800F76" w:rsidP="00800F76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B85F0CC" w14:textId="4F7CE6C3" w:rsidR="00800F76" w:rsidRPr="00936BF1" w:rsidRDefault="00800F76" w:rsidP="00800F76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D23198">
              <w:t>00:06:25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C7376EE" w14:textId="312B91F2" w:rsidR="00800F76" w:rsidRPr="00936BF1" w:rsidRDefault="00800F76" w:rsidP="00800F76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D23198">
              <w:t>00:05:00 (F2)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4A68AD5" w14:textId="77777777" w:rsidR="00800F76" w:rsidRPr="00936BF1" w:rsidRDefault="00800F76" w:rsidP="00800F76">
            <w:pPr>
              <w:rPr>
                <w:b/>
                <w:bCs/>
              </w:rPr>
            </w:pPr>
          </w:p>
        </w:tc>
      </w:tr>
      <w:tr w:rsidR="00800F76" w:rsidRPr="008E4BD1" w14:paraId="4F6D1CB2" w14:textId="77777777" w:rsidTr="00800F76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64B5B42" w14:textId="1BE38473" w:rsidR="00800F76" w:rsidRPr="008E4BD1" w:rsidRDefault="00800F76" w:rsidP="00800F76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proofErr w:type="gramStart"/>
            <w:r w:rsidR="00813ABB">
              <w:t>80</w:t>
            </w:r>
            <w:proofErr w:type="gramEnd"/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3F8ACAC" w14:textId="3FD37900" w:rsidR="00800F76" w:rsidRPr="008E4BD1" w:rsidRDefault="00800F76" w:rsidP="00800F76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proofErr w:type="gramStart"/>
            <w:r w:rsidR="00813ABB">
              <w:t>80</w:t>
            </w:r>
            <w:proofErr w:type="gramEnd"/>
            <w:r w:rsidR="00813ABB">
              <w:t>%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6051714" w14:textId="26482C9B" w:rsidR="00800F76" w:rsidRPr="008E4BD1" w:rsidRDefault="00800F76" w:rsidP="00800F76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AA5E0A">
              <w:t xml:space="preserve">OT; 12/20/25 (F1), </w:t>
            </w:r>
            <w:r w:rsidR="00392036">
              <w:t>12/23/25 (F2)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C5336E0" w14:textId="77777777" w:rsidR="00800F76" w:rsidRPr="008E4BD1" w:rsidRDefault="00800F76" w:rsidP="00800F76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800F76" w:rsidRPr="008E4BD1" w14:paraId="5DB1D942" w14:textId="77777777" w:rsidTr="00800F76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CDCF81" w14:textId="22ED7030" w:rsidR="00800F76" w:rsidRDefault="00800F76" w:rsidP="00800F76">
            <w:r w:rsidRPr="008E4BD1">
              <w:rPr>
                <w:b/>
                <w:bCs/>
              </w:rPr>
              <w:t>FISH FOUND</w:t>
            </w:r>
          </w:p>
          <w:p w14:paraId="78AFD20A" w14:textId="62CFA124" w:rsidR="00BA61D6" w:rsidRDefault="00BA61D6" w:rsidP="00800F76">
            <w:r w:rsidRPr="00AA5E0A">
              <w:rPr>
                <w:highlight w:val="yellow"/>
              </w:rPr>
              <w:t>Species: Pipefish</w:t>
            </w:r>
          </w:p>
          <w:p w14:paraId="3877EFBD" w14:textId="03807C28" w:rsidR="00BA61D6" w:rsidRDefault="00BA61D6" w:rsidP="00800F76">
            <w:r>
              <w:t>T1: 00:11:40 (F1)</w:t>
            </w:r>
          </w:p>
          <w:p w14:paraId="559A50F1" w14:textId="6EEEA172" w:rsidR="00BA61D6" w:rsidRDefault="00BA61D6" w:rsidP="00800F76">
            <w:proofErr w:type="spellStart"/>
            <w:r>
              <w:t>MaxN</w:t>
            </w:r>
            <w:proofErr w:type="spellEnd"/>
            <w:r>
              <w:t xml:space="preserve">: </w:t>
            </w:r>
            <w:proofErr w:type="gramStart"/>
            <w:r>
              <w:t>1</w:t>
            </w:r>
            <w:proofErr w:type="gramEnd"/>
          </w:p>
          <w:p w14:paraId="15462175" w14:textId="77777777" w:rsidR="00BC7C58" w:rsidRDefault="00BC7C58" w:rsidP="00800F76"/>
          <w:p w14:paraId="0E004878" w14:textId="18F86338" w:rsidR="00BC7C58" w:rsidRDefault="00BC7C58" w:rsidP="00800F76">
            <w:r w:rsidRPr="00AA5E0A">
              <w:rPr>
                <w:highlight w:val="yellow"/>
              </w:rPr>
              <w:t>Species: Mud crab</w:t>
            </w:r>
          </w:p>
          <w:p w14:paraId="7E4C6656" w14:textId="5A5160F2" w:rsidR="00800F76" w:rsidRDefault="00BC7C58" w:rsidP="00800F76">
            <w:r>
              <w:t>T1: 00:09:14 (F1)</w:t>
            </w:r>
          </w:p>
          <w:p w14:paraId="134B7B2F" w14:textId="77777777" w:rsidR="00BC7C58" w:rsidRDefault="00BC7C58" w:rsidP="00800F76">
            <w:proofErr w:type="spellStart"/>
            <w:r>
              <w:t>MaxN</w:t>
            </w:r>
            <w:proofErr w:type="spellEnd"/>
            <w:r>
              <w:t xml:space="preserve">: </w:t>
            </w:r>
          </w:p>
          <w:p w14:paraId="67D1A0A7" w14:textId="77777777" w:rsidR="00BC7C58" w:rsidRDefault="00BC7C58" w:rsidP="00800F76">
            <w:r>
              <w:t>-1 (00:09:14) (F1)</w:t>
            </w:r>
          </w:p>
          <w:p w14:paraId="6A9C70B6" w14:textId="77777777" w:rsidR="00BC7C58" w:rsidRDefault="00BC7C58" w:rsidP="00800F76">
            <w:r>
              <w:t>-2 (00:12:37) (F1)</w:t>
            </w:r>
          </w:p>
          <w:p w14:paraId="366BDBEB" w14:textId="77777777" w:rsidR="0048523D" w:rsidRDefault="0048523D" w:rsidP="00800F76"/>
          <w:p w14:paraId="7F9F9A2C" w14:textId="7195C01F" w:rsidR="0048523D" w:rsidRDefault="0048523D" w:rsidP="00800F76">
            <w:r w:rsidRPr="00AA5E0A">
              <w:rPr>
                <w:highlight w:val="yellow"/>
              </w:rPr>
              <w:t>Species: Swimmer Crab</w:t>
            </w:r>
          </w:p>
          <w:p w14:paraId="3096288F" w14:textId="28BD009F" w:rsidR="0048523D" w:rsidRDefault="0048523D" w:rsidP="00800F76">
            <w:r>
              <w:t>T1: 00:18:49 (F1)</w:t>
            </w:r>
          </w:p>
          <w:p w14:paraId="1D3D8326" w14:textId="77777777" w:rsidR="0048523D" w:rsidRDefault="0048523D" w:rsidP="00800F76">
            <w:proofErr w:type="spellStart"/>
            <w:r>
              <w:t>MaxN</w:t>
            </w:r>
            <w:proofErr w:type="spellEnd"/>
            <w:r>
              <w:t>: 1 (F1)</w:t>
            </w:r>
          </w:p>
          <w:p w14:paraId="4953D5FB" w14:textId="77777777" w:rsidR="00FF5BEA" w:rsidRDefault="00FF5BEA" w:rsidP="00800F76"/>
          <w:p w14:paraId="10CD9F1D" w14:textId="27A22226" w:rsidR="00FF5BEA" w:rsidRDefault="00FF5BEA" w:rsidP="00800F76">
            <w:r w:rsidRPr="00392036">
              <w:rPr>
                <w:highlight w:val="yellow"/>
              </w:rPr>
              <w:t>Species: Blowfish</w:t>
            </w:r>
          </w:p>
          <w:p w14:paraId="25104BF6" w14:textId="77777777" w:rsidR="00FF5BEA" w:rsidRDefault="00FF5BEA" w:rsidP="00800F76">
            <w:r>
              <w:t>T1: 00:06:26 (F2)</w:t>
            </w:r>
          </w:p>
          <w:p w14:paraId="3B014173" w14:textId="31227D81" w:rsidR="00443996" w:rsidRPr="00BC7C58" w:rsidRDefault="00FF5BEA" w:rsidP="00443996">
            <w:proofErr w:type="spellStart"/>
            <w:r>
              <w:t>MaxN</w:t>
            </w:r>
            <w:proofErr w:type="spellEnd"/>
            <w:r>
              <w:t>: 1 (F2)</w:t>
            </w:r>
          </w:p>
          <w:p w14:paraId="69117491" w14:textId="11A9EE71" w:rsidR="00443996" w:rsidRPr="00BC7C58" w:rsidRDefault="00443996" w:rsidP="00800F76"/>
        </w:tc>
      </w:tr>
    </w:tbl>
    <w:p w14:paraId="056F4AC4" w14:textId="7CD89F4D" w:rsidR="007F36D2" w:rsidRDefault="00800F76">
      <w:r>
        <w:t xml:space="preserve">File name(s): </w:t>
      </w:r>
      <w:proofErr w:type="gramStart"/>
      <w:r>
        <w:t>29</w:t>
      </w:r>
      <w:proofErr w:type="gramEnd"/>
      <w:r>
        <w:t>_03_2024_1405_C11_D7_LTPD5_F1 (to F3)</w:t>
      </w:r>
    </w:p>
    <w:p w14:paraId="06B3BB3F" w14:textId="77777777" w:rsidR="00392036" w:rsidRDefault="00392036"/>
    <w:p w14:paraId="32F5BC1E" w14:textId="77777777" w:rsidR="00392036" w:rsidRDefault="00392036"/>
    <w:p w14:paraId="3254A599" w14:textId="77777777" w:rsidR="00392036" w:rsidRDefault="00392036"/>
    <w:p w14:paraId="618B7452" w14:textId="77777777" w:rsidR="00392036" w:rsidRDefault="00392036"/>
    <w:p w14:paraId="49FBCAB9" w14:textId="77777777" w:rsidR="00392036" w:rsidRDefault="00392036"/>
    <w:p w14:paraId="2FFB98D3" w14:textId="77777777" w:rsidR="00392036" w:rsidRDefault="00392036"/>
    <w:p w14:paraId="66E26E91" w14:textId="77777777" w:rsidR="00392036" w:rsidRDefault="00392036"/>
    <w:p w14:paraId="1EF42CA0" w14:textId="77777777" w:rsidR="00392036" w:rsidRDefault="00392036"/>
    <w:p w14:paraId="525F67B3" w14:textId="77777777" w:rsidR="00392036" w:rsidRDefault="00392036"/>
    <w:p w14:paraId="50FB725B" w14:textId="77777777" w:rsidR="00392036" w:rsidRDefault="00392036"/>
    <w:p w14:paraId="27ECA151" w14:textId="77777777" w:rsidR="00392036" w:rsidRDefault="00392036"/>
    <w:p w14:paraId="1D406076" w14:textId="77777777" w:rsidR="00392036" w:rsidRDefault="00392036"/>
    <w:p w14:paraId="76E85B6B" w14:textId="77777777" w:rsidR="00826C3C" w:rsidRPr="00826C3C" w:rsidRDefault="00826C3C" w:rsidP="00A105B3">
      <w:pPr>
        <w:spacing w:line="240" w:lineRule="auto"/>
      </w:pPr>
      <w:r>
        <w:lastRenderedPageBreak/>
        <w:t xml:space="preserve">File name(s): </w:t>
      </w:r>
      <w:proofErr w:type="gramStart"/>
      <w:r>
        <w:t>29</w:t>
      </w:r>
      <w:proofErr w:type="gramEnd"/>
      <w:r>
        <w:t>_03_2024_1418_C5_D8_LTPL4_F1 (to F2)</w:t>
      </w:r>
    </w:p>
    <w:tbl>
      <w:tblPr>
        <w:tblStyle w:val="TableGrid"/>
        <w:tblpPr w:leftFromText="180" w:rightFromText="180" w:vertAnchor="page" w:horzAnchor="margin" w:tblpY="196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26C3C" w:rsidRPr="008E4BD1" w14:paraId="6A23B995" w14:textId="77777777" w:rsidTr="00826C3C">
        <w:tc>
          <w:tcPr>
            <w:tcW w:w="2337" w:type="dxa"/>
            <w:shd w:val="clear" w:color="auto" w:fill="DEEAF6" w:themeFill="accent5" w:themeFillTint="33"/>
          </w:tcPr>
          <w:p w14:paraId="5FED97C5" w14:textId="77777777" w:rsidR="00826C3C" w:rsidRPr="00936BF1" w:rsidRDefault="00826C3C" w:rsidP="00826C3C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LTPL4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8E443FF" w14:textId="77777777" w:rsidR="00826C3C" w:rsidRPr="008E4BD1" w:rsidRDefault="00826C3C" w:rsidP="00826C3C">
            <w:r w:rsidRPr="008E4BD1">
              <w:rPr>
                <w:b/>
                <w:bCs/>
              </w:rPr>
              <w:t>DATE:</w:t>
            </w:r>
            <w:r>
              <w:t xml:space="preserve"> 29-03-2024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81168E7" w14:textId="77777777" w:rsidR="00826C3C" w:rsidRPr="00392036" w:rsidRDefault="00826C3C" w:rsidP="00826C3C">
            <w:r w:rsidRPr="008E4BD1">
              <w:rPr>
                <w:b/>
                <w:bCs/>
              </w:rPr>
              <w:t>CAM/DROP:</w:t>
            </w:r>
            <w:r>
              <w:rPr>
                <w:b/>
                <w:bCs/>
              </w:rPr>
              <w:t xml:space="preserve"> </w:t>
            </w:r>
            <w:r>
              <w:t>C5_D8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EF22289" w14:textId="77777777" w:rsidR="00826C3C" w:rsidRPr="008E4BD1" w:rsidRDefault="00826C3C" w:rsidP="00826C3C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proofErr w:type="gramStart"/>
            <w:r>
              <w:t>2</w:t>
            </w:r>
            <w:proofErr w:type="gramEnd"/>
          </w:p>
        </w:tc>
      </w:tr>
      <w:tr w:rsidR="00826C3C" w:rsidRPr="00936BF1" w14:paraId="5B7905E6" w14:textId="77777777" w:rsidTr="00826C3C">
        <w:tc>
          <w:tcPr>
            <w:tcW w:w="2337" w:type="dxa"/>
            <w:shd w:val="clear" w:color="auto" w:fill="DEEAF6" w:themeFill="accent5" w:themeFillTint="33"/>
          </w:tcPr>
          <w:p w14:paraId="779384D5" w14:textId="77777777" w:rsidR="00826C3C" w:rsidRPr="00936BF1" w:rsidRDefault="00826C3C" w:rsidP="00826C3C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715BDB4F" w14:textId="77777777" w:rsidR="00826C3C" w:rsidRPr="00392036" w:rsidRDefault="00826C3C" w:rsidP="00826C3C">
            <w:r w:rsidRPr="003B7EFE">
              <w:rPr>
                <w:b/>
                <w:bCs/>
              </w:rPr>
              <w:t>F1:</w:t>
            </w:r>
            <w:r>
              <w:t xml:space="preserve"> 0:40:21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BF9502C" w14:textId="77777777" w:rsidR="00826C3C" w:rsidRPr="00392036" w:rsidRDefault="00826C3C" w:rsidP="00826C3C">
            <w:r w:rsidRPr="00936BF1">
              <w:rPr>
                <w:b/>
                <w:bCs/>
              </w:rPr>
              <w:t>F2:</w:t>
            </w:r>
            <w:r>
              <w:rPr>
                <w:b/>
                <w:bCs/>
              </w:rPr>
              <w:t xml:space="preserve"> </w:t>
            </w:r>
            <w:r>
              <w:t>0:33:15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685862B" w14:textId="77777777" w:rsidR="00826C3C" w:rsidRPr="00392036" w:rsidRDefault="00826C3C" w:rsidP="00826C3C"/>
        </w:tc>
      </w:tr>
      <w:tr w:rsidR="00826C3C" w:rsidRPr="00936BF1" w14:paraId="5A10F1B7" w14:textId="77777777" w:rsidTr="00826C3C">
        <w:tc>
          <w:tcPr>
            <w:tcW w:w="2337" w:type="dxa"/>
            <w:shd w:val="clear" w:color="auto" w:fill="DEEAF6" w:themeFill="accent5" w:themeFillTint="33"/>
          </w:tcPr>
          <w:p w14:paraId="4CE42012" w14:textId="77777777" w:rsidR="00826C3C" w:rsidRPr="00936BF1" w:rsidRDefault="00826C3C" w:rsidP="00826C3C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6AF325F" w14:textId="77777777" w:rsidR="00826C3C" w:rsidRPr="00392036" w:rsidRDefault="00826C3C" w:rsidP="00826C3C">
            <w:r>
              <w:rPr>
                <w:b/>
                <w:bCs/>
              </w:rPr>
              <w:t>TIME START:</w:t>
            </w:r>
            <w:r>
              <w:t xml:space="preserve"> 00:05:15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A2C4C90" w14:textId="77777777" w:rsidR="00826C3C" w:rsidRPr="00392036" w:rsidRDefault="00826C3C" w:rsidP="00826C3C">
            <w:r>
              <w:rPr>
                <w:b/>
                <w:bCs/>
              </w:rPr>
              <w:t>TIME END:</w:t>
            </w:r>
            <w:r>
              <w:t xml:space="preserve"> 00:09:13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082194A" w14:textId="77777777" w:rsidR="00826C3C" w:rsidRPr="00936BF1" w:rsidRDefault="00826C3C" w:rsidP="00826C3C">
            <w:pPr>
              <w:rPr>
                <w:b/>
                <w:bCs/>
              </w:rPr>
            </w:pPr>
          </w:p>
        </w:tc>
      </w:tr>
      <w:tr w:rsidR="00826C3C" w:rsidRPr="008E4BD1" w14:paraId="196B3521" w14:textId="77777777" w:rsidTr="00826C3C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715DE68" w14:textId="77777777" w:rsidR="00826C3C" w:rsidRPr="00544E56" w:rsidRDefault="00826C3C" w:rsidP="00826C3C">
            <w:r w:rsidRPr="008E4BD1">
              <w:rPr>
                <w:b/>
                <w:bCs/>
              </w:rPr>
              <w:t>VISIBILITY:</w:t>
            </w:r>
            <w:r>
              <w:rPr>
                <w:b/>
                <w:bCs/>
              </w:rPr>
              <w:t xml:space="preserve"> </w:t>
            </w:r>
            <w:proofErr w:type="gramStart"/>
            <w:r>
              <w:t>80</w:t>
            </w:r>
            <w:proofErr w:type="gramEnd"/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D022F51" w14:textId="77777777" w:rsidR="00826C3C" w:rsidRPr="008E4BD1" w:rsidRDefault="00826C3C" w:rsidP="00826C3C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proofErr w:type="gramStart"/>
            <w:r>
              <w:t>95</w:t>
            </w:r>
            <w:proofErr w:type="gramEnd"/>
            <w:r>
              <w:t>%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7DE3A13" w14:textId="6F2445BF" w:rsidR="00826C3C" w:rsidRPr="008E4BD1" w:rsidRDefault="00826C3C" w:rsidP="00826C3C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C967CB">
              <w:t>OT; 12/23/25 (F1, F2)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366CA4A" w14:textId="77777777" w:rsidR="00826C3C" w:rsidRPr="008E4BD1" w:rsidRDefault="00826C3C" w:rsidP="00826C3C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826C3C" w:rsidRPr="008E4BD1" w14:paraId="412CF58C" w14:textId="77777777" w:rsidTr="00826C3C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8CB251" w14:textId="2BE30B69" w:rsidR="00826C3C" w:rsidRDefault="00826C3C" w:rsidP="00826C3C">
            <w:r w:rsidRPr="008E4BD1">
              <w:rPr>
                <w:b/>
                <w:bCs/>
              </w:rPr>
              <w:t>FISH FOUND</w:t>
            </w:r>
          </w:p>
          <w:p w14:paraId="71A1A11E" w14:textId="7DA64E93" w:rsidR="00826C3C" w:rsidRDefault="00826C3C" w:rsidP="00826C3C">
            <w:r w:rsidRPr="00C6459C">
              <w:rPr>
                <w:highlight w:val="yellow"/>
              </w:rPr>
              <w:t xml:space="preserve">Species: </w:t>
            </w:r>
            <w:proofErr w:type="spellStart"/>
            <w:r w:rsidRPr="00C6459C">
              <w:rPr>
                <w:highlight w:val="yellow"/>
              </w:rPr>
              <w:t>Dotdash</w:t>
            </w:r>
            <w:ins w:id="3" w:author="Sophie Wulfing" w:date="2025-12-26T20:13:00Z" w16du:dateUtc="2025-12-27T01:13:00Z">
              <w:r w:rsidR="00DB7498">
                <w:t>X</w:t>
              </w:r>
            </w:ins>
            <w:proofErr w:type="spellEnd"/>
          </w:p>
          <w:p w14:paraId="60AEF7FA" w14:textId="77777777" w:rsidR="00826C3C" w:rsidRDefault="00826C3C" w:rsidP="00826C3C">
            <w:r>
              <w:t>T1: 00:05:23 (F1)</w:t>
            </w:r>
          </w:p>
          <w:p w14:paraId="336C2A3B" w14:textId="77777777" w:rsidR="00826C3C" w:rsidRDefault="00826C3C" w:rsidP="00826C3C">
            <w:proofErr w:type="spellStart"/>
            <w:r>
              <w:t>MaxN</w:t>
            </w:r>
            <w:proofErr w:type="spellEnd"/>
            <w:r>
              <w:t>: 3 (F1)</w:t>
            </w:r>
          </w:p>
          <w:p w14:paraId="579CEF4D" w14:textId="77777777" w:rsidR="00826C3C" w:rsidRDefault="00826C3C" w:rsidP="00826C3C"/>
          <w:p w14:paraId="3A953CF5" w14:textId="57425475" w:rsidR="00826C3C" w:rsidRDefault="00826C3C" w:rsidP="00826C3C">
            <w:r w:rsidRPr="00C6459C">
              <w:rPr>
                <w:highlight w:val="yellow"/>
              </w:rPr>
              <w:t xml:space="preserve">Species: Unidentified fish (baby </w:t>
            </w:r>
            <w:proofErr w:type="gramStart"/>
            <w:r w:rsidRPr="00C6459C">
              <w:rPr>
                <w:highlight w:val="yellow"/>
              </w:rPr>
              <w:t>fish)</w:t>
            </w:r>
            <w:ins w:id="4" w:author="Sophie Wulfing" w:date="2025-12-26T20:13:00Z" w16du:dateUtc="2025-12-27T01:13:00Z">
              <w:r w:rsidR="00DB7498">
                <w:t>X</w:t>
              </w:r>
            </w:ins>
            <w:proofErr w:type="gramEnd"/>
            <w:r>
              <w:br/>
              <w:t>T1: 00:05:18 (F1)</w:t>
            </w:r>
          </w:p>
          <w:p w14:paraId="0A5050A2" w14:textId="77777777" w:rsidR="00826C3C" w:rsidRDefault="00826C3C" w:rsidP="00826C3C">
            <w:proofErr w:type="spellStart"/>
            <w:r>
              <w:t>MaxN</w:t>
            </w:r>
            <w:proofErr w:type="spellEnd"/>
            <w:r>
              <w:t xml:space="preserve">: </w:t>
            </w:r>
          </w:p>
          <w:p w14:paraId="46321138" w14:textId="77777777" w:rsidR="00826C3C" w:rsidRDefault="00826C3C" w:rsidP="00826C3C">
            <w:r>
              <w:t>-1 (00:05:18) (F1)</w:t>
            </w:r>
          </w:p>
          <w:p w14:paraId="09CB7E4B" w14:textId="77777777" w:rsidR="00826C3C" w:rsidRDefault="00826C3C" w:rsidP="00826C3C">
            <w:r>
              <w:t>-2 (00:05:26) (F1)</w:t>
            </w:r>
          </w:p>
          <w:p w14:paraId="5EB8BAC4" w14:textId="77777777" w:rsidR="00826C3C" w:rsidRDefault="00826C3C" w:rsidP="00826C3C">
            <w:r>
              <w:t>-3 (00:05:30) (F1)</w:t>
            </w:r>
          </w:p>
          <w:p w14:paraId="6FE1E1E5" w14:textId="77777777" w:rsidR="00826C3C" w:rsidRDefault="00826C3C" w:rsidP="00826C3C">
            <w:r>
              <w:t>-4 (00:06:44) (F1)</w:t>
            </w:r>
          </w:p>
          <w:p w14:paraId="47A3EF39" w14:textId="77777777" w:rsidR="00826C3C" w:rsidRDefault="00826C3C" w:rsidP="00826C3C">
            <w:r>
              <w:t>-5 (00:06:59) (F1)</w:t>
            </w:r>
          </w:p>
          <w:p w14:paraId="771D403C" w14:textId="77777777" w:rsidR="00826C3C" w:rsidRDefault="00826C3C" w:rsidP="00826C3C">
            <w:r>
              <w:t>-6 (00:11:31) (F1)</w:t>
            </w:r>
          </w:p>
          <w:p w14:paraId="38363888" w14:textId="77777777" w:rsidR="00826C3C" w:rsidRDefault="00826C3C" w:rsidP="00826C3C"/>
          <w:p w14:paraId="1323811E" w14:textId="49E555FD" w:rsidR="00826C3C" w:rsidRDefault="00826C3C" w:rsidP="00826C3C">
            <w:r w:rsidRPr="00C6459C">
              <w:rPr>
                <w:highlight w:val="yellow"/>
              </w:rPr>
              <w:t xml:space="preserve">Species: </w:t>
            </w:r>
            <w:proofErr w:type="spellStart"/>
            <w:r w:rsidRPr="00C6459C">
              <w:rPr>
                <w:highlight w:val="yellow"/>
              </w:rPr>
              <w:t>Pipefish</w:t>
            </w:r>
            <w:ins w:id="5" w:author="Sophie Wulfing" w:date="2025-12-26T20:14:00Z" w16du:dateUtc="2025-12-27T01:14:00Z">
              <w:r w:rsidR="00DB7498">
                <w:t>X</w:t>
              </w:r>
            </w:ins>
            <w:proofErr w:type="spellEnd"/>
          </w:p>
          <w:p w14:paraId="541D08DB" w14:textId="77777777" w:rsidR="00826C3C" w:rsidRDefault="00826C3C" w:rsidP="00826C3C">
            <w:r>
              <w:t>T1: 00:07:00 (F1)</w:t>
            </w:r>
            <w:r>
              <w:br/>
            </w:r>
            <w:proofErr w:type="spellStart"/>
            <w:r>
              <w:t>MaxN</w:t>
            </w:r>
            <w:proofErr w:type="spellEnd"/>
            <w:r>
              <w:t>:</w:t>
            </w:r>
          </w:p>
          <w:p w14:paraId="78E992CC" w14:textId="77777777" w:rsidR="00826C3C" w:rsidRDefault="00826C3C" w:rsidP="00826C3C">
            <w:r>
              <w:t>-1 (00:07:00) (F1)</w:t>
            </w:r>
          </w:p>
          <w:p w14:paraId="33B182C3" w14:textId="77777777" w:rsidR="00826C3C" w:rsidRDefault="00826C3C" w:rsidP="00826C3C">
            <w:r>
              <w:t>-2 (00:33:54) (F2)</w:t>
            </w:r>
          </w:p>
          <w:p w14:paraId="3BF246D6" w14:textId="77777777" w:rsidR="00826C3C" w:rsidRDefault="00826C3C" w:rsidP="00826C3C"/>
          <w:p w14:paraId="58944AF8" w14:textId="11BD9AB8" w:rsidR="00826C3C" w:rsidRDefault="00826C3C" w:rsidP="00826C3C">
            <w:r w:rsidRPr="00C6459C">
              <w:rPr>
                <w:highlight w:val="yellow"/>
              </w:rPr>
              <w:t xml:space="preserve">Species: </w:t>
            </w:r>
            <w:proofErr w:type="spellStart"/>
            <w:r w:rsidRPr="00C6459C">
              <w:rPr>
                <w:highlight w:val="yellow"/>
              </w:rPr>
              <w:t>Vertfish</w:t>
            </w:r>
            <w:ins w:id="6" w:author="Sophie Wulfing" w:date="2025-12-26T20:14:00Z" w16du:dateUtc="2025-12-27T01:14:00Z">
              <w:r w:rsidR="00DB7498">
                <w:t>X</w:t>
              </w:r>
            </w:ins>
            <w:proofErr w:type="spellEnd"/>
          </w:p>
          <w:p w14:paraId="4C0CF405" w14:textId="77777777" w:rsidR="00826C3C" w:rsidRDefault="00826C3C" w:rsidP="00826C3C">
            <w:r>
              <w:t>T1: 00:11:01 (F1)</w:t>
            </w:r>
          </w:p>
          <w:p w14:paraId="27FA3B2F" w14:textId="77777777" w:rsidR="00826C3C" w:rsidRDefault="00826C3C" w:rsidP="00826C3C">
            <w:proofErr w:type="spellStart"/>
            <w:r>
              <w:t>MaxN</w:t>
            </w:r>
            <w:proofErr w:type="spellEnd"/>
            <w:r>
              <w:t>: 1 (F1)</w:t>
            </w:r>
          </w:p>
          <w:p w14:paraId="45BD4BF9" w14:textId="77777777" w:rsidR="00826C3C" w:rsidRDefault="00826C3C" w:rsidP="00826C3C"/>
          <w:p w14:paraId="0A185764" w14:textId="78757F4A" w:rsidR="00826C3C" w:rsidRDefault="00826C3C" w:rsidP="00826C3C">
            <w:r w:rsidRPr="00C6459C">
              <w:rPr>
                <w:highlight w:val="yellow"/>
              </w:rPr>
              <w:t xml:space="preserve">Species: Mud crab? (Cannot distinguish, look to the left of the visibility stick on the log in the background – you should be able to see a small, blurry crab </w:t>
            </w:r>
            <w:proofErr w:type="gramStart"/>
            <w:r w:rsidRPr="00C6459C">
              <w:rPr>
                <w:highlight w:val="yellow"/>
              </w:rPr>
              <w:t>moving)</w:t>
            </w:r>
            <w:ins w:id="7" w:author="Sophie Wulfing" w:date="2025-12-26T20:18:00Z" w16du:dateUtc="2025-12-27T01:18:00Z">
              <w:r w:rsidR="00EA26D2">
                <w:t>X</w:t>
              </w:r>
            </w:ins>
            <w:proofErr w:type="gramEnd"/>
          </w:p>
          <w:p w14:paraId="62DD5930" w14:textId="77777777" w:rsidR="00826C3C" w:rsidRPr="007421A1" w:rsidRDefault="00826C3C" w:rsidP="00826C3C">
            <w:pPr>
              <w:rPr>
                <w:lang w:val="fr-FR"/>
              </w:rPr>
            </w:pPr>
            <w:r w:rsidRPr="007421A1">
              <w:rPr>
                <w:lang w:val="fr-FR"/>
              </w:rPr>
              <w:t>T</w:t>
            </w:r>
            <w:proofErr w:type="gramStart"/>
            <w:r w:rsidRPr="007421A1">
              <w:rPr>
                <w:lang w:val="fr-FR"/>
              </w:rPr>
              <w:t>1:</w:t>
            </w:r>
            <w:proofErr w:type="gramEnd"/>
            <w:r w:rsidRPr="007421A1">
              <w:rPr>
                <w:lang w:val="fr-FR"/>
              </w:rPr>
              <w:t xml:space="preserve"> </w:t>
            </w:r>
            <w:proofErr w:type="gramStart"/>
            <w:r w:rsidRPr="007421A1">
              <w:rPr>
                <w:lang w:val="fr-FR"/>
              </w:rPr>
              <w:t>00:19:</w:t>
            </w:r>
            <w:proofErr w:type="gramEnd"/>
            <w:r w:rsidRPr="007421A1">
              <w:rPr>
                <w:lang w:val="fr-FR"/>
              </w:rPr>
              <w:t>59 (F1)</w:t>
            </w:r>
            <w:r w:rsidRPr="007421A1">
              <w:rPr>
                <w:lang w:val="fr-FR"/>
              </w:rPr>
              <w:br/>
            </w:r>
            <w:proofErr w:type="spellStart"/>
            <w:proofErr w:type="gramStart"/>
            <w:r w:rsidRPr="007421A1">
              <w:rPr>
                <w:lang w:val="fr-FR"/>
              </w:rPr>
              <w:t>MaxN</w:t>
            </w:r>
            <w:proofErr w:type="spellEnd"/>
            <w:r w:rsidRPr="007421A1">
              <w:rPr>
                <w:lang w:val="fr-FR"/>
              </w:rPr>
              <w:t>:</w:t>
            </w:r>
            <w:proofErr w:type="gramEnd"/>
            <w:r w:rsidRPr="007421A1">
              <w:rPr>
                <w:lang w:val="fr-FR"/>
              </w:rPr>
              <w:t xml:space="preserve"> 1 (F1)</w:t>
            </w:r>
          </w:p>
          <w:p w14:paraId="6978C9B9" w14:textId="5D5D14DB" w:rsidR="00826C3C" w:rsidRPr="007421A1" w:rsidRDefault="00826C3C" w:rsidP="00826C3C">
            <w:pPr>
              <w:rPr>
                <w:lang w:val="fr-FR"/>
              </w:rPr>
            </w:pPr>
          </w:p>
          <w:p w14:paraId="59DFABD3" w14:textId="4C37C388" w:rsidR="00826C3C" w:rsidRPr="007421A1" w:rsidRDefault="00826C3C" w:rsidP="00826C3C">
            <w:pPr>
              <w:rPr>
                <w:lang w:val="fr-FR"/>
              </w:rPr>
            </w:pPr>
            <w:proofErr w:type="spellStart"/>
            <w:proofErr w:type="gramStart"/>
            <w:r w:rsidRPr="007421A1">
              <w:rPr>
                <w:highlight w:val="yellow"/>
                <w:lang w:val="fr-FR"/>
              </w:rPr>
              <w:t>Species</w:t>
            </w:r>
            <w:proofErr w:type="spellEnd"/>
            <w:r w:rsidRPr="007421A1">
              <w:rPr>
                <w:highlight w:val="yellow"/>
                <w:lang w:val="fr-FR"/>
              </w:rPr>
              <w:t>:</w:t>
            </w:r>
            <w:proofErr w:type="gramEnd"/>
            <w:r w:rsidRPr="007421A1">
              <w:rPr>
                <w:highlight w:val="yellow"/>
                <w:lang w:val="fr-FR"/>
              </w:rPr>
              <w:t xml:space="preserve"> </w:t>
            </w:r>
            <w:proofErr w:type="spellStart"/>
            <w:r w:rsidRPr="007421A1">
              <w:rPr>
                <w:highlight w:val="yellow"/>
                <w:lang w:val="fr-FR"/>
              </w:rPr>
              <w:t>Swimmer</w:t>
            </w:r>
            <w:proofErr w:type="spellEnd"/>
            <w:r w:rsidRPr="007421A1">
              <w:rPr>
                <w:highlight w:val="yellow"/>
                <w:lang w:val="fr-FR"/>
              </w:rPr>
              <w:t xml:space="preserve"> </w:t>
            </w:r>
            <w:proofErr w:type="spellStart"/>
            <w:r w:rsidRPr="007421A1">
              <w:rPr>
                <w:highlight w:val="yellow"/>
                <w:lang w:val="fr-FR"/>
              </w:rPr>
              <w:t>Crab</w:t>
            </w:r>
            <w:ins w:id="8" w:author="Sophie Wulfing" w:date="2025-12-26T20:18:00Z" w16du:dateUtc="2025-12-27T01:18:00Z">
              <w:r w:rsidR="00EA26D2">
                <w:rPr>
                  <w:lang w:val="fr-FR"/>
                </w:rPr>
                <w:t>X</w:t>
              </w:r>
            </w:ins>
            <w:proofErr w:type="spellEnd"/>
          </w:p>
          <w:p w14:paraId="74CFB3E3" w14:textId="77777777" w:rsidR="00826C3C" w:rsidRPr="007421A1" w:rsidRDefault="00826C3C" w:rsidP="00826C3C">
            <w:pPr>
              <w:rPr>
                <w:lang w:val="fr-FR"/>
              </w:rPr>
            </w:pPr>
            <w:r w:rsidRPr="007421A1">
              <w:rPr>
                <w:lang w:val="fr-FR"/>
              </w:rPr>
              <w:t>T</w:t>
            </w:r>
            <w:proofErr w:type="gramStart"/>
            <w:r w:rsidRPr="007421A1">
              <w:rPr>
                <w:lang w:val="fr-FR"/>
              </w:rPr>
              <w:t>1:</w:t>
            </w:r>
            <w:proofErr w:type="gramEnd"/>
            <w:r w:rsidRPr="007421A1">
              <w:rPr>
                <w:lang w:val="fr-FR"/>
              </w:rPr>
              <w:t xml:space="preserve"> </w:t>
            </w:r>
            <w:proofErr w:type="gramStart"/>
            <w:r w:rsidRPr="007421A1">
              <w:rPr>
                <w:lang w:val="fr-FR"/>
              </w:rPr>
              <w:t>00:22:</w:t>
            </w:r>
            <w:proofErr w:type="gramEnd"/>
            <w:r w:rsidRPr="007421A1">
              <w:rPr>
                <w:lang w:val="fr-FR"/>
              </w:rPr>
              <w:t>11 (F1)</w:t>
            </w:r>
          </w:p>
          <w:p w14:paraId="5F34FD6E" w14:textId="77777777" w:rsidR="00826C3C" w:rsidRDefault="00826C3C" w:rsidP="00826C3C">
            <w:proofErr w:type="spellStart"/>
            <w:r>
              <w:t>MaxN</w:t>
            </w:r>
            <w:proofErr w:type="spellEnd"/>
            <w:r>
              <w:t>: 1 (F1)</w:t>
            </w:r>
          </w:p>
          <w:p w14:paraId="0EEB4971" w14:textId="77777777" w:rsidR="00826C3C" w:rsidRDefault="00826C3C" w:rsidP="00826C3C"/>
          <w:p w14:paraId="736D3DC7" w14:textId="24978E68" w:rsidR="00826C3C" w:rsidRDefault="00826C3C" w:rsidP="00826C3C">
            <w:r w:rsidRPr="00C6459C">
              <w:rPr>
                <w:highlight w:val="yellow"/>
              </w:rPr>
              <w:t xml:space="preserve">Species: </w:t>
            </w:r>
            <w:proofErr w:type="spellStart"/>
            <w:r w:rsidRPr="00C6459C">
              <w:rPr>
                <w:highlight w:val="yellow"/>
              </w:rPr>
              <w:t>Blowfish</w:t>
            </w:r>
            <w:ins w:id="9" w:author="Sophie Wulfing" w:date="2025-12-26T20:15:00Z" w16du:dateUtc="2025-12-27T01:15:00Z">
              <w:r w:rsidR="00DB7498">
                <w:t>X</w:t>
              </w:r>
            </w:ins>
            <w:proofErr w:type="spellEnd"/>
          </w:p>
          <w:p w14:paraId="40E7F14E" w14:textId="77777777" w:rsidR="00826C3C" w:rsidRDefault="00826C3C" w:rsidP="00826C3C">
            <w:r>
              <w:t>T1: 00:25:00 (F1)</w:t>
            </w:r>
          </w:p>
          <w:p w14:paraId="1D211A79" w14:textId="77777777" w:rsidR="00826C3C" w:rsidRDefault="00826C3C" w:rsidP="00826C3C">
            <w:proofErr w:type="spellStart"/>
            <w:r>
              <w:t>MaxN</w:t>
            </w:r>
            <w:proofErr w:type="spellEnd"/>
            <w:r>
              <w:t>: 1 (F1)</w:t>
            </w:r>
          </w:p>
          <w:p w14:paraId="1A016555" w14:textId="77777777" w:rsidR="00826C3C" w:rsidRDefault="00826C3C" w:rsidP="00826C3C"/>
          <w:p w14:paraId="42992B65" w14:textId="62139C9D" w:rsidR="00826C3C" w:rsidRDefault="00826C3C" w:rsidP="00826C3C">
            <w:r w:rsidRPr="00C6459C">
              <w:rPr>
                <w:highlight w:val="yellow"/>
              </w:rPr>
              <w:t>Species: Fish F</w:t>
            </w:r>
            <w:ins w:id="10" w:author="Sophie Wulfing" w:date="2025-12-26T20:15:00Z" w16du:dateUtc="2025-12-27T01:15:00Z">
              <w:r w:rsidR="00DB7498">
                <w:t>X</w:t>
              </w:r>
            </w:ins>
          </w:p>
          <w:p w14:paraId="0922A068" w14:textId="77777777" w:rsidR="00826C3C" w:rsidRDefault="00826C3C" w:rsidP="00826C3C">
            <w:r>
              <w:lastRenderedPageBreak/>
              <w:t>T1: 00:39:18 (F1)</w:t>
            </w:r>
          </w:p>
          <w:p w14:paraId="7FD3A88E" w14:textId="77777777" w:rsidR="00826C3C" w:rsidRDefault="00826C3C" w:rsidP="00826C3C">
            <w:proofErr w:type="spellStart"/>
            <w:r>
              <w:t>MaxN</w:t>
            </w:r>
            <w:proofErr w:type="spellEnd"/>
            <w:r>
              <w:t>: 1 (F1)</w:t>
            </w:r>
          </w:p>
          <w:p w14:paraId="62233282" w14:textId="77777777" w:rsidR="002E020B" w:rsidRDefault="002E020B" w:rsidP="00826C3C"/>
          <w:p w14:paraId="37E9C493" w14:textId="4F926F45" w:rsidR="002E020B" w:rsidRDefault="002E020B" w:rsidP="002E020B">
            <w:r w:rsidRPr="00C6459C">
              <w:rPr>
                <w:highlight w:val="yellow"/>
              </w:rPr>
              <w:t>Species: Guppy C?</w:t>
            </w:r>
            <w:ins w:id="11" w:author="Sophie Wulfing" w:date="2025-12-26T20:19:00Z" w16du:dateUtc="2025-12-27T01:19:00Z">
              <w:r w:rsidR="00EA26D2">
                <w:t xml:space="preserve"> Good find!</w:t>
              </w:r>
            </w:ins>
          </w:p>
          <w:p w14:paraId="1C31A73E" w14:textId="704BDF7C" w:rsidR="002E020B" w:rsidRDefault="002E020B" w:rsidP="002E020B">
            <w:r>
              <w:t>T1: 00:20:14 (F1)</w:t>
            </w:r>
            <w:r>
              <w:br/>
            </w:r>
            <w:proofErr w:type="spellStart"/>
            <w:r>
              <w:t>MaxN</w:t>
            </w:r>
            <w:proofErr w:type="spellEnd"/>
            <w:r>
              <w:t>: 1 (F1)</w:t>
            </w:r>
          </w:p>
          <w:p w14:paraId="074B53F2" w14:textId="77777777" w:rsidR="0051527F" w:rsidRDefault="0051527F" w:rsidP="00826C3C"/>
          <w:p w14:paraId="31A4401B" w14:textId="2E652330" w:rsidR="0051527F" w:rsidRDefault="0051527F" w:rsidP="00826C3C">
            <w:r w:rsidRPr="00C6459C">
              <w:rPr>
                <w:highlight w:val="yellow"/>
              </w:rPr>
              <w:t>Species</w:t>
            </w:r>
            <w:proofErr w:type="gramStart"/>
            <w:r w:rsidRPr="00C6459C">
              <w:rPr>
                <w:highlight w:val="yellow"/>
              </w:rPr>
              <w:t>: ???</w:t>
            </w:r>
            <w:proofErr w:type="gramEnd"/>
            <w:r w:rsidRPr="00C6459C">
              <w:rPr>
                <w:highlight w:val="yellow"/>
              </w:rPr>
              <w:t xml:space="preserve"> (</w:t>
            </w:r>
            <w:r w:rsidR="00991D42" w:rsidRPr="00C6459C">
              <w:rPr>
                <w:highlight w:val="yellow"/>
              </w:rPr>
              <w:t>unsure of ID</w:t>
            </w:r>
            <w:r w:rsidR="00C30CCD" w:rsidRPr="00C6459C">
              <w:rPr>
                <w:highlight w:val="yellow"/>
              </w:rPr>
              <w:t xml:space="preserve">, might be Fish </w:t>
            </w:r>
            <w:r w:rsidR="004C27B0" w:rsidRPr="00C6459C">
              <w:rPr>
                <w:highlight w:val="yellow"/>
              </w:rPr>
              <w:t>F</w:t>
            </w:r>
            <w:r w:rsidR="00A116B5" w:rsidRPr="00C6459C">
              <w:rPr>
                <w:highlight w:val="yellow"/>
              </w:rPr>
              <w:t xml:space="preserve"> again</w:t>
            </w:r>
            <w:r w:rsidR="00991D42" w:rsidRPr="00C6459C">
              <w:rPr>
                <w:highlight w:val="yellow"/>
              </w:rPr>
              <w:t xml:space="preserve">; </w:t>
            </w:r>
            <w:proofErr w:type="gramStart"/>
            <w:r w:rsidR="00672096" w:rsidRPr="00C6459C">
              <w:rPr>
                <w:highlight w:val="yellow"/>
              </w:rPr>
              <w:t xml:space="preserve">possibly </w:t>
            </w:r>
            <w:r w:rsidR="00B53CAA" w:rsidRPr="00C6459C">
              <w:rPr>
                <w:highlight w:val="yellow"/>
              </w:rPr>
              <w:t>appeared</w:t>
            </w:r>
            <w:proofErr w:type="gramEnd"/>
            <w:r w:rsidR="00B53CAA" w:rsidRPr="00C6459C">
              <w:rPr>
                <w:highlight w:val="yellow"/>
              </w:rPr>
              <w:t xml:space="preserve"> again at 00:22:31 – F2 to the right of the visibility stick</w:t>
            </w:r>
            <w:r w:rsidR="00633027" w:rsidRPr="00C6459C">
              <w:rPr>
                <w:highlight w:val="yellow"/>
              </w:rPr>
              <w:t>)</w:t>
            </w:r>
            <w:ins w:id="12" w:author="Sophie Wulfing" w:date="2025-12-26T20:24:00Z" w16du:dateUtc="2025-12-27T01:24:00Z">
              <w:r w:rsidR="00EA26D2">
                <w:t xml:space="preserve"> Just fish </w:t>
              </w:r>
              <w:proofErr w:type="gramStart"/>
              <w:r w:rsidR="00EA26D2">
                <w:t>F</w:t>
              </w:r>
            </w:ins>
            <w:proofErr w:type="gramEnd"/>
          </w:p>
          <w:p w14:paraId="0D7A2DDD" w14:textId="77777777" w:rsidR="0051527F" w:rsidRDefault="0051527F" w:rsidP="00826C3C">
            <w:r>
              <w:t>T1: 00:20:47 (F2)</w:t>
            </w:r>
          </w:p>
          <w:p w14:paraId="63C9E1C6" w14:textId="5A582724" w:rsidR="00CE1089" w:rsidRDefault="0051527F" w:rsidP="00826C3C">
            <w:proofErr w:type="spellStart"/>
            <w:r>
              <w:t>MaxN</w:t>
            </w:r>
            <w:proofErr w:type="spellEnd"/>
            <w:r>
              <w:t>: 1 (F2)</w:t>
            </w:r>
          </w:p>
          <w:p w14:paraId="107059AD" w14:textId="0E7AB0FF" w:rsidR="00CE1089" w:rsidRPr="00BC7C58" w:rsidRDefault="00CE1089" w:rsidP="00826C3C"/>
        </w:tc>
      </w:tr>
    </w:tbl>
    <w:p w14:paraId="0FC79694" w14:textId="77777777" w:rsidR="00826C3C" w:rsidRDefault="00826C3C"/>
    <w:p w14:paraId="55D9ACBF" w14:textId="77777777" w:rsidR="001C6481" w:rsidRDefault="001C6481"/>
    <w:p w14:paraId="35064326" w14:textId="77777777" w:rsidR="003D69CB" w:rsidRDefault="003D69CB"/>
    <w:p w14:paraId="703EC19A" w14:textId="77777777" w:rsidR="003D69CB" w:rsidRDefault="003D69CB"/>
    <w:p w14:paraId="44F1471C" w14:textId="77777777" w:rsidR="003D69CB" w:rsidRDefault="003D69CB"/>
    <w:p w14:paraId="32A90DDC" w14:textId="77777777" w:rsidR="003D69CB" w:rsidRDefault="003D69CB"/>
    <w:p w14:paraId="0E6E806E" w14:textId="77777777" w:rsidR="003D69CB" w:rsidRDefault="003D69CB"/>
    <w:p w14:paraId="36020A2F" w14:textId="77777777" w:rsidR="003D69CB" w:rsidRDefault="003D69CB"/>
    <w:p w14:paraId="42EA5FF1" w14:textId="77777777" w:rsidR="003D69CB" w:rsidRDefault="003D69CB"/>
    <w:p w14:paraId="31C8B63F" w14:textId="77777777" w:rsidR="003D69CB" w:rsidRDefault="003D69CB"/>
    <w:p w14:paraId="4D1EDCAD" w14:textId="77777777" w:rsidR="003D69CB" w:rsidRDefault="003D69CB"/>
    <w:p w14:paraId="35B4BFAD" w14:textId="77777777" w:rsidR="003D69CB" w:rsidRDefault="003D69CB"/>
    <w:p w14:paraId="5551E4D6" w14:textId="77777777" w:rsidR="003D69CB" w:rsidRDefault="003D69CB"/>
    <w:p w14:paraId="32D715BC" w14:textId="77777777" w:rsidR="003D69CB" w:rsidRDefault="003D69CB"/>
    <w:p w14:paraId="6EB10D3B" w14:textId="77777777" w:rsidR="003D69CB" w:rsidRDefault="003D69CB"/>
    <w:p w14:paraId="0186A99E" w14:textId="77777777" w:rsidR="003D69CB" w:rsidRDefault="003D69CB"/>
    <w:p w14:paraId="121C5470" w14:textId="77777777" w:rsidR="003D69CB" w:rsidRDefault="003D69CB"/>
    <w:p w14:paraId="26F56484" w14:textId="77777777" w:rsidR="003D69CB" w:rsidRDefault="003D69CB"/>
    <w:p w14:paraId="2AF563B9" w14:textId="77777777" w:rsidR="003D69CB" w:rsidRDefault="003D69CB"/>
    <w:p w14:paraId="3CE1C841" w14:textId="77777777" w:rsidR="003D69CB" w:rsidRDefault="003D69CB"/>
    <w:p w14:paraId="7F32DEC5" w14:textId="77777777" w:rsidR="003D69CB" w:rsidRDefault="003D69CB"/>
    <w:p w14:paraId="593C4A36" w14:textId="7C76827B" w:rsidR="003D69CB" w:rsidRDefault="00C967CB">
      <w:r>
        <w:lastRenderedPageBreak/>
        <w:t>File name(s):</w:t>
      </w:r>
      <w:r w:rsidR="00052EA6">
        <w:t xml:space="preserve"> </w:t>
      </w:r>
      <w:proofErr w:type="gramStart"/>
      <w:r w:rsidR="00052EA6">
        <w:t>29</w:t>
      </w:r>
      <w:proofErr w:type="gramEnd"/>
      <w:r w:rsidR="00052EA6">
        <w:t>_03_2024_1424_C14_D9_LTPD6_</w:t>
      </w:r>
      <w:r w:rsidR="00B71B30">
        <w:t>F1 (to F3)</w:t>
      </w:r>
    </w:p>
    <w:tbl>
      <w:tblPr>
        <w:tblStyle w:val="TableGrid"/>
        <w:tblpPr w:leftFromText="180" w:rightFromText="180" w:vertAnchor="page" w:horzAnchor="margin" w:tblpY="182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967CB" w:rsidRPr="008E4BD1" w14:paraId="454F4BEE" w14:textId="77777777" w:rsidTr="00440592">
        <w:tc>
          <w:tcPr>
            <w:tcW w:w="2337" w:type="dxa"/>
            <w:shd w:val="clear" w:color="auto" w:fill="DEEAF6" w:themeFill="accent5" w:themeFillTint="33"/>
          </w:tcPr>
          <w:p w14:paraId="1FA44B68" w14:textId="1377A1A5" w:rsidR="00C967CB" w:rsidRPr="00936BF1" w:rsidRDefault="00C967CB" w:rsidP="00440592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B71B30">
              <w:t>LTPD6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7CEDA28E" w14:textId="230BB3C9" w:rsidR="00C967CB" w:rsidRPr="008E4BD1" w:rsidRDefault="00C967CB" w:rsidP="00440592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B71B30">
              <w:t>29-03-2024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3821041" w14:textId="26CBF60D" w:rsidR="00C967CB" w:rsidRPr="00936BF1" w:rsidRDefault="00C967CB" w:rsidP="00440592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B71B30">
              <w:t>C14_D9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FB67264" w14:textId="79AB0F49" w:rsidR="00C967CB" w:rsidRPr="008E4BD1" w:rsidRDefault="00C967CB" w:rsidP="00440592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proofErr w:type="gramStart"/>
            <w:r w:rsidR="00B71B30">
              <w:t>3</w:t>
            </w:r>
            <w:proofErr w:type="gramEnd"/>
          </w:p>
        </w:tc>
      </w:tr>
      <w:tr w:rsidR="00C967CB" w:rsidRPr="00936BF1" w14:paraId="29CAF920" w14:textId="77777777" w:rsidTr="00440592">
        <w:tc>
          <w:tcPr>
            <w:tcW w:w="2337" w:type="dxa"/>
            <w:shd w:val="clear" w:color="auto" w:fill="DEEAF6" w:themeFill="accent5" w:themeFillTint="33"/>
          </w:tcPr>
          <w:p w14:paraId="0E20CEFE" w14:textId="77777777" w:rsidR="00C967CB" w:rsidRPr="00936BF1" w:rsidRDefault="00C967CB" w:rsidP="00440592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BB19E79" w14:textId="174701BC" w:rsidR="00C967CB" w:rsidRPr="0011243B" w:rsidRDefault="00C967CB" w:rsidP="00440592">
            <w:r w:rsidRPr="003B7EFE">
              <w:rPr>
                <w:b/>
                <w:bCs/>
              </w:rPr>
              <w:t>F1:</w:t>
            </w:r>
            <w:r w:rsidR="0011243B">
              <w:rPr>
                <w:b/>
                <w:bCs/>
              </w:rPr>
              <w:t xml:space="preserve"> </w:t>
            </w:r>
            <w:r w:rsidR="0011243B">
              <w:t>0:00:17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8194447" w14:textId="74C94B52" w:rsidR="00C967CB" w:rsidRPr="00936BF1" w:rsidRDefault="00C967CB" w:rsidP="00440592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11243B">
              <w:t>0:37:59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C5D13BC" w14:textId="7261D5C4" w:rsidR="00C967CB" w:rsidRPr="00936BF1" w:rsidRDefault="00C967CB" w:rsidP="00440592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A42729">
              <w:t>0:33:11</w:t>
            </w:r>
          </w:p>
        </w:tc>
      </w:tr>
      <w:tr w:rsidR="00C967CB" w:rsidRPr="00936BF1" w14:paraId="65130370" w14:textId="77777777" w:rsidTr="00440592">
        <w:tc>
          <w:tcPr>
            <w:tcW w:w="2337" w:type="dxa"/>
            <w:shd w:val="clear" w:color="auto" w:fill="DEEAF6" w:themeFill="accent5" w:themeFillTint="33"/>
          </w:tcPr>
          <w:p w14:paraId="6AC414B1" w14:textId="77777777" w:rsidR="00C967CB" w:rsidRPr="00936BF1" w:rsidRDefault="00C967CB" w:rsidP="00440592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7F5AC2DB" w14:textId="0B140858" w:rsidR="00C967CB" w:rsidRPr="00A42729" w:rsidRDefault="00C967CB" w:rsidP="00440592">
            <w:r>
              <w:rPr>
                <w:b/>
                <w:bCs/>
              </w:rPr>
              <w:t>TIME START:</w:t>
            </w:r>
            <w:r w:rsidR="00A42729">
              <w:t xml:space="preserve"> </w:t>
            </w:r>
            <w:r w:rsidR="00793316">
              <w:t>00:06:00 (F2)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7F255BA" w14:textId="6BF65E2B" w:rsidR="00C967CB" w:rsidRPr="00F816CC" w:rsidRDefault="00C967CB" w:rsidP="00440592">
            <w:r>
              <w:rPr>
                <w:b/>
                <w:bCs/>
              </w:rPr>
              <w:t>TIME END:</w:t>
            </w:r>
            <w:r w:rsidR="00F816CC">
              <w:t xml:space="preserve"> 00:</w:t>
            </w:r>
            <w:r w:rsidR="00E804EA">
              <w:t>00:20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6CF9851" w14:textId="77777777" w:rsidR="00C967CB" w:rsidRPr="00936BF1" w:rsidRDefault="00C967CB" w:rsidP="00440592">
            <w:pPr>
              <w:rPr>
                <w:b/>
                <w:bCs/>
              </w:rPr>
            </w:pPr>
          </w:p>
        </w:tc>
      </w:tr>
      <w:tr w:rsidR="00C967CB" w:rsidRPr="008E4BD1" w14:paraId="71D9480B" w14:textId="77777777" w:rsidTr="00440592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577B961" w14:textId="0B82347A" w:rsidR="00C967CB" w:rsidRPr="008D4DBB" w:rsidRDefault="00C967CB" w:rsidP="00440592">
            <w:r w:rsidRPr="008E4BD1">
              <w:rPr>
                <w:b/>
                <w:bCs/>
              </w:rPr>
              <w:t>VISIBILITY:</w:t>
            </w:r>
            <w:r w:rsidR="0058081B">
              <w:rPr>
                <w:b/>
                <w:bCs/>
              </w:rPr>
              <w:t xml:space="preserve"> </w:t>
            </w:r>
            <w:proofErr w:type="gramStart"/>
            <w:r w:rsidR="008D4DBB">
              <w:t>80</w:t>
            </w:r>
            <w:proofErr w:type="gramEnd"/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D0F81F8" w14:textId="2C27653F" w:rsidR="00C967CB" w:rsidRPr="0058081B" w:rsidRDefault="00C967CB" w:rsidP="00440592">
            <w:r w:rsidRPr="008E4BD1">
              <w:rPr>
                <w:b/>
                <w:bCs/>
              </w:rPr>
              <w:t>VEGITATION:</w:t>
            </w:r>
            <w:r w:rsidR="0058081B">
              <w:t xml:space="preserve"> </w:t>
            </w:r>
            <w:proofErr w:type="gramStart"/>
            <w:r w:rsidR="0058081B">
              <w:t>80</w:t>
            </w:r>
            <w:proofErr w:type="gramEnd"/>
            <w:r w:rsidR="0058081B">
              <w:t>%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6FA0F16" w14:textId="324B5DBD" w:rsidR="00C967CB" w:rsidRPr="00324194" w:rsidRDefault="00C967CB" w:rsidP="00440592">
            <w:r w:rsidRPr="008E4BD1">
              <w:rPr>
                <w:b/>
                <w:bCs/>
              </w:rPr>
              <w:t>DATE ANALYZED:</w:t>
            </w:r>
            <w:r w:rsidR="00324194">
              <w:rPr>
                <w:b/>
                <w:bCs/>
              </w:rPr>
              <w:t xml:space="preserve"> </w:t>
            </w:r>
            <w:r w:rsidR="00324194">
              <w:t>OT; 12/24/25 (F2, F3)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221B2E8" w14:textId="77777777" w:rsidR="00C967CB" w:rsidRPr="008E4BD1" w:rsidRDefault="00C967CB" w:rsidP="00440592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C967CB" w:rsidRPr="001914F7" w14:paraId="140FCFA1" w14:textId="77777777" w:rsidTr="00440592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ADBF10" w14:textId="77777777" w:rsidR="00C967CB" w:rsidRDefault="00C967CB" w:rsidP="00440592">
            <w:r w:rsidRPr="008E4BD1">
              <w:rPr>
                <w:b/>
                <w:bCs/>
              </w:rPr>
              <w:t>FISH FOUND</w:t>
            </w:r>
          </w:p>
          <w:p w14:paraId="3FEE4612" w14:textId="257910EA" w:rsidR="00C967CB" w:rsidRDefault="00F22E30" w:rsidP="00440592">
            <w:r w:rsidRPr="003C664D">
              <w:rPr>
                <w:highlight w:val="yellow"/>
              </w:rPr>
              <w:t>Species</w:t>
            </w:r>
            <w:r w:rsidR="009F100E" w:rsidRPr="003C664D">
              <w:rPr>
                <w:highlight w:val="yellow"/>
              </w:rPr>
              <w:t xml:space="preserve">: Hard to see, so maybe unidentifiable? (check top </w:t>
            </w:r>
            <w:r w:rsidR="006525FD" w:rsidRPr="003C664D">
              <w:rPr>
                <w:highlight w:val="yellow"/>
              </w:rPr>
              <w:t xml:space="preserve">left </w:t>
            </w:r>
            <w:r w:rsidR="009F100E" w:rsidRPr="003C664D">
              <w:rPr>
                <w:highlight w:val="yellow"/>
              </w:rPr>
              <w:t xml:space="preserve">corner of video </w:t>
            </w:r>
            <w:proofErr w:type="gramStart"/>
            <w:r w:rsidR="009F100E" w:rsidRPr="003C664D">
              <w:rPr>
                <w:highlight w:val="yellow"/>
              </w:rPr>
              <w:t>at this time</w:t>
            </w:r>
            <w:proofErr w:type="gramEnd"/>
            <w:r w:rsidR="009F100E" w:rsidRPr="003C664D">
              <w:rPr>
                <w:highlight w:val="yellow"/>
              </w:rPr>
              <w:t xml:space="preserve"> to see)</w:t>
            </w:r>
            <w:r w:rsidR="000F68FE">
              <w:t xml:space="preserve"> </w:t>
            </w:r>
          </w:p>
          <w:p w14:paraId="3BB58903" w14:textId="5BFCE3C9" w:rsidR="00F22E30" w:rsidRDefault="00F22E30" w:rsidP="00440592">
            <w:r>
              <w:t>T1:</w:t>
            </w:r>
            <w:r w:rsidR="003A20A8">
              <w:t xml:space="preserve"> 00:09:47 (F</w:t>
            </w:r>
            <w:proofErr w:type="gramStart"/>
            <w:r w:rsidR="003F2828">
              <w:t>2</w:t>
            </w:r>
            <w:r w:rsidR="003A20A8">
              <w:t>)</w:t>
            </w:r>
            <w:ins w:id="13" w:author="Sophie Wulfing" w:date="2025-12-26T20:32:00Z" w16du:dateUtc="2025-12-27T01:32:00Z">
              <w:r w:rsidR="001B2FCF">
                <w:t>This</w:t>
              </w:r>
              <w:proofErr w:type="gramEnd"/>
              <w:r w:rsidR="001B2FCF">
                <w:t xml:space="preserve"> was a pipefish. Good find!</w:t>
              </w:r>
            </w:ins>
          </w:p>
          <w:p w14:paraId="589B0942" w14:textId="7680A735" w:rsidR="003A20A8" w:rsidRPr="00BC7C58" w:rsidRDefault="003A20A8" w:rsidP="00440592">
            <w:proofErr w:type="spellStart"/>
            <w:r>
              <w:t>MaxN</w:t>
            </w:r>
            <w:proofErr w:type="spellEnd"/>
            <w:r>
              <w:t>: 1 (F</w:t>
            </w:r>
            <w:r w:rsidR="003F2828">
              <w:t>2</w:t>
            </w:r>
            <w:r>
              <w:t>)</w:t>
            </w:r>
          </w:p>
          <w:p w14:paraId="6663009D" w14:textId="77777777" w:rsidR="00C967CB" w:rsidRDefault="00C967CB" w:rsidP="00440592"/>
          <w:p w14:paraId="209E74B6" w14:textId="5EE31DE5" w:rsidR="00EB78E1" w:rsidRDefault="00EB78E1" w:rsidP="00440592">
            <w:r w:rsidRPr="003C664D">
              <w:rPr>
                <w:highlight w:val="yellow"/>
              </w:rPr>
              <w:t xml:space="preserve">Species: </w:t>
            </w:r>
            <w:r w:rsidR="00BF5BE9" w:rsidRPr="003C664D">
              <w:rPr>
                <w:highlight w:val="yellow"/>
              </w:rPr>
              <w:t xml:space="preserve">Mud </w:t>
            </w:r>
            <w:proofErr w:type="spellStart"/>
            <w:r w:rsidR="00BF5BE9" w:rsidRPr="003C664D">
              <w:rPr>
                <w:highlight w:val="yellow"/>
              </w:rPr>
              <w:t>crab</w:t>
            </w:r>
            <w:ins w:id="14" w:author="Sophie Wulfing" w:date="2025-12-26T20:28:00Z" w16du:dateUtc="2025-12-27T01:28:00Z">
              <w:r w:rsidR="001B2FCF">
                <w:t>X</w:t>
              </w:r>
            </w:ins>
            <w:proofErr w:type="spellEnd"/>
          </w:p>
          <w:p w14:paraId="18C1F1B3" w14:textId="4AD9854B" w:rsidR="00EB78E1" w:rsidRDefault="00EB78E1" w:rsidP="00440592">
            <w:r>
              <w:t>T1: 00:10:18 (F</w:t>
            </w:r>
            <w:r w:rsidR="003F2828">
              <w:t>2</w:t>
            </w:r>
            <w:r>
              <w:t>)</w:t>
            </w:r>
            <w:r>
              <w:br/>
            </w:r>
            <w:proofErr w:type="spellStart"/>
            <w:r>
              <w:t>MaxN</w:t>
            </w:r>
            <w:proofErr w:type="spellEnd"/>
            <w:r>
              <w:t>: 1 (F</w:t>
            </w:r>
            <w:r w:rsidR="003F2828">
              <w:t>2</w:t>
            </w:r>
            <w:r>
              <w:t>)</w:t>
            </w:r>
          </w:p>
          <w:p w14:paraId="0823EB99" w14:textId="77777777" w:rsidR="00C73D14" w:rsidRDefault="00C73D14" w:rsidP="00440592"/>
          <w:p w14:paraId="1394B963" w14:textId="77870B84" w:rsidR="00C01B33" w:rsidRDefault="00C01B33" w:rsidP="00440592">
            <w:r w:rsidRPr="003C664D">
              <w:rPr>
                <w:highlight w:val="yellow"/>
              </w:rPr>
              <w:t>Species: Fish F</w:t>
            </w:r>
            <w:ins w:id="15" w:author="Sophie Wulfing" w:date="2025-12-26T20:28:00Z" w16du:dateUtc="2025-12-27T01:28:00Z">
              <w:r w:rsidR="001B2FCF">
                <w:t>X</w:t>
              </w:r>
            </w:ins>
          </w:p>
          <w:p w14:paraId="5FE3160B" w14:textId="35273071" w:rsidR="00C01B33" w:rsidRDefault="00C01B33" w:rsidP="00440592">
            <w:r>
              <w:t>T1:</w:t>
            </w:r>
            <w:r w:rsidR="00123775">
              <w:t xml:space="preserve"> 00:27:54 (F2)</w:t>
            </w:r>
          </w:p>
          <w:p w14:paraId="59B1C256" w14:textId="11ED5CF9" w:rsidR="00123775" w:rsidRDefault="00123775" w:rsidP="00440592">
            <w:proofErr w:type="spellStart"/>
            <w:r>
              <w:t>MaxN</w:t>
            </w:r>
            <w:proofErr w:type="spellEnd"/>
            <w:r>
              <w:t>: 1 (F2)</w:t>
            </w:r>
          </w:p>
          <w:p w14:paraId="5F86B96E" w14:textId="77777777" w:rsidR="00123775" w:rsidRDefault="00123775" w:rsidP="00440592"/>
          <w:p w14:paraId="71849062" w14:textId="331F3D47" w:rsidR="002005D0" w:rsidRDefault="002005D0" w:rsidP="00440592">
            <w:r w:rsidRPr="003C664D">
              <w:rPr>
                <w:highlight w:val="yellow"/>
              </w:rPr>
              <w:t>Species:</w:t>
            </w:r>
            <w:r w:rsidR="00D474EE" w:rsidRPr="003C664D">
              <w:rPr>
                <w:highlight w:val="yellow"/>
              </w:rPr>
              <w:t xml:space="preserve"> </w:t>
            </w:r>
            <w:r w:rsidR="007B3182" w:rsidRPr="003C664D">
              <w:rPr>
                <w:highlight w:val="yellow"/>
              </w:rPr>
              <w:t>Fish M</w:t>
            </w:r>
            <w:r w:rsidR="00414182" w:rsidRPr="003C664D">
              <w:rPr>
                <w:highlight w:val="yellow"/>
              </w:rPr>
              <w:t xml:space="preserve">, </w:t>
            </w:r>
            <w:proofErr w:type="gramStart"/>
            <w:r w:rsidR="00414182" w:rsidRPr="003C664D">
              <w:rPr>
                <w:highlight w:val="yellow"/>
              </w:rPr>
              <w:t>maybe Fish</w:t>
            </w:r>
            <w:proofErr w:type="gramEnd"/>
            <w:r w:rsidR="00414182" w:rsidRPr="003C664D">
              <w:rPr>
                <w:highlight w:val="yellow"/>
              </w:rPr>
              <w:t xml:space="preserve"> F</w:t>
            </w:r>
            <w:proofErr w:type="gramStart"/>
            <w:r w:rsidR="007B3182" w:rsidRPr="003C664D">
              <w:rPr>
                <w:highlight w:val="yellow"/>
              </w:rPr>
              <w:t xml:space="preserve">? </w:t>
            </w:r>
            <w:r w:rsidR="001D1854" w:rsidRPr="003C664D">
              <w:rPr>
                <w:highlight w:val="yellow"/>
              </w:rPr>
              <w:t xml:space="preserve"> </w:t>
            </w:r>
            <w:proofErr w:type="gramEnd"/>
            <w:r w:rsidR="001D1854" w:rsidRPr="003C664D">
              <w:rPr>
                <w:highlight w:val="yellow"/>
              </w:rPr>
              <w:t>(</w:t>
            </w:r>
            <w:proofErr w:type="gramStart"/>
            <w:r w:rsidR="001D1854" w:rsidRPr="003C664D">
              <w:rPr>
                <w:highlight w:val="yellow"/>
              </w:rPr>
              <w:t>seen</w:t>
            </w:r>
            <w:proofErr w:type="gramEnd"/>
            <w:r w:rsidR="007B3182" w:rsidRPr="003C664D">
              <w:rPr>
                <w:highlight w:val="yellow"/>
              </w:rPr>
              <w:t xml:space="preserve"> slightly more clearly </w:t>
            </w:r>
            <w:r w:rsidR="001D1854" w:rsidRPr="003C664D">
              <w:rPr>
                <w:highlight w:val="yellow"/>
              </w:rPr>
              <w:t>at 00:34:11 (F2</w:t>
            </w:r>
            <w:r w:rsidR="007B3182" w:rsidRPr="003C664D">
              <w:rPr>
                <w:highlight w:val="yellow"/>
              </w:rPr>
              <w:t>))</w:t>
            </w:r>
          </w:p>
          <w:p w14:paraId="37E6414C" w14:textId="6A98E481" w:rsidR="002005D0" w:rsidRDefault="002005D0" w:rsidP="001B2FCF">
            <w:pPr>
              <w:tabs>
                <w:tab w:val="left" w:pos="2282"/>
              </w:tabs>
              <w:pPrChange w:id="16" w:author="Sophie Wulfing" w:date="2025-12-26T20:35:00Z" w16du:dateUtc="2025-12-27T01:35:00Z">
                <w:pPr>
                  <w:framePr w:hSpace="180" w:wrap="around" w:vAnchor="page" w:hAnchor="margin" w:y="1821"/>
                </w:pPr>
              </w:pPrChange>
            </w:pPr>
            <w:r>
              <w:t>T1: 00:29:10 (F2)</w:t>
            </w:r>
            <w:ins w:id="17" w:author="Sophie Wulfing" w:date="2025-12-26T20:35:00Z" w16du:dateUtc="2025-12-27T01:35:00Z">
              <w:r w:rsidR="001B2FCF">
                <w:tab/>
                <w:t xml:space="preserve">Also great find. </w:t>
              </w:r>
              <w:proofErr w:type="gramStart"/>
              <w:r w:rsidR="001B2FCF">
                <w:t>I THINK this</w:t>
              </w:r>
              <w:proofErr w:type="gramEnd"/>
              <w:r w:rsidR="001B2FCF">
                <w:t xml:space="preserve"> is </w:t>
              </w:r>
              <w:proofErr w:type="spellStart"/>
              <w:r w:rsidR="001B2FCF">
                <w:t>kerong</w:t>
              </w:r>
              <w:proofErr w:type="spellEnd"/>
              <w:r w:rsidR="001B2FCF">
                <w:t xml:space="preserve"> </w:t>
              </w:r>
              <w:proofErr w:type="spellStart"/>
              <w:r w:rsidR="001B2FCF">
                <w:t>keron</w:t>
              </w:r>
            </w:ins>
            <w:ins w:id="18" w:author="Sophie Wulfing" w:date="2025-12-26T20:37:00Z" w16du:dateUtc="2025-12-27T01:37:00Z">
              <w:r w:rsidR="001914F7">
                <w:t>g</w:t>
              </w:r>
            </w:ins>
            <w:proofErr w:type="spellEnd"/>
            <w:ins w:id="19" w:author="Sophie Wulfing" w:date="2025-12-26T20:35:00Z" w16du:dateUtc="2025-12-27T01:35:00Z">
              <w:r w:rsidR="001B2FCF">
                <w:t xml:space="preserve"> but </w:t>
              </w:r>
              <w:proofErr w:type="gramStart"/>
              <w:r w:rsidR="001B2FCF">
                <w:t>it’s</w:t>
              </w:r>
              <w:proofErr w:type="gramEnd"/>
              <w:r w:rsidR="001B2FCF">
                <w:t xml:space="preserve"> so fast I may just mark it as </w:t>
              </w:r>
              <w:proofErr w:type="gramStart"/>
              <w:r w:rsidR="001B2FCF">
                <w:t>UNID</w:t>
              </w:r>
              <w:proofErr w:type="gramEnd"/>
              <w:r w:rsidR="001B2FCF">
                <w:t xml:space="preserve"> </w:t>
              </w:r>
            </w:ins>
          </w:p>
          <w:p w14:paraId="5707D48B" w14:textId="77777777" w:rsidR="002005D0" w:rsidRDefault="002005D0" w:rsidP="00440592">
            <w:proofErr w:type="spellStart"/>
            <w:r>
              <w:t>MaxN</w:t>
            </w:r>
            <w:proofErr w:type="spellEnd"/>
            <w:r>
              <w:t>: 1 (F2)</w:t>
            </w:r>
          </w:p>
          <w:p w14:paraId="3FFB7198" w14:textId="77777777" w:rsidR="00A17CD6" w:rsidRDefault="00A17CD6" w:rsidP="00440592"/>
          <w:p w14:paraId="53B75F4D" w14:textId="6C4F2732" w:rsidR="00A17CD6" w:rsidRDefault="00A17CD6" w:rsidP="00440592">
            <w:r w:rsidRPr="003C664D">
              <w:rPr>
                <w:highlight w:val="yellow"/>
              </w:rPr>
              <w:t xml:space="preserve">Species: </w:t>
            </w:r>
            <w:proofErr w:type="spellStart"/>
            <w:r w:rsidRPr="003C664D">
              <w:rPr>
                <w:highlight w:val="yellow"/>
              </w:rPr>
              <w:t>Pipefish</w:t>
            </w:r>
            <w:ins w:id="20" w:author="Sophie Wulfing" w:date="2025-12-26T20:28:00Z" w16du:dateUtc="2025-12-27T01:28:00Z">
              <w:r w:rsidR="001B2FCF">
                <w:t>X</w:t>
              </w:r>
            </w:ins>
            <w:proofErr w:type="spellEnd"/>
          </w:p>
          <w:p w14:paraId="46A83B62" w14:textId="77777777" w:rsidR="00A17CD6" w:rsidRDefault="00A17CD6" w:rsidP="00440592">
            <w:r>
              <w:t xml:space="preserve">T1: </w:t>
            </w:r>
            <w:r w:rsidR="00FC2207">
              <w:t>00:33:51 (F2)</w:t>
            </w:r>
          </w:p>
          <w:p w14:paraId="79D0D051" w14:textId="77777777" w:rsidR="00D10F0A" w:rsidRDefault="00FC2207" w:rsidP="00440592">
            <w:proofErr w:type="spellStart"/>
            <w:r>
              <w:t>MaxN</w:t>
            </w:r>
            <w:proofErr w:type="spellEnd"/>
            <w:r>
              <w:t xml:space="preserve">: </w:t>
            </w:r>
          </w:p>
          <w:p w14:paraId="34E591DC" w14:textId="77777777" w:rsidR="00FC2207" w:rsidRDefault="00D10F0A" w:rsidP="00440592">
            <w:r>
              <w:t>-</w:t>
            </w:r>
            <w:r w:rsidR="00FC2207">
              <w:t>1</w:t>
            </w:r>
            <w:r>
              <w:t xml:space="preserve"> (00:33:51)</w:t>
            </w:r>
            <w:r w:rsidR="00FC2207">
              <w:t xml:space="preserve"> (F2)</w:t>
            </w:r>
          </w:p>
          <w:p w14:paraId="20CDBF72" w14:textId="77777777" w:rsidR="00D10F0A" w:rsidRDefault="00D10F0A" w:rsidP="00440592">
            <w:r>
              <w:t>-2 (00:34:26) (F2)</w:t>
            </w:r>
          </w:p>
          <w:p w14:paraId="0C2CD9C0" w14:textId="77777777" w:rsidR="000B0292" w:rsidRDefault="000B0292" w:rsidP="00440592"/>
          <w:p w14:paraId="1DFE8218" w14:textId="31A36869" w:rsidR="000B0292" w:rsidRDefault="000B0292" w:rsidP="00440592">
            <w:r w:rsidRPr="003C664D">
              <w:rPr>
                <w:highlight w:val="yellow"/>
              </w:rPr>
              <w:t xml:space="preserve">Species: </w:t>
            </w:r>
            <w:proofErr w:type="spellStart"/>
            <w:r w:rsidRPr="003C664D">
              <w:rPr>
                <w:highlight w:val="yellow"/>
              </w:rPr>
              <w:t>Blowfish</w:t>
            </w:r>
            <w:ins w:id="21" w:author="Sophie Wulfing" w:date="2025-12-26T20:28:00Z" w16du:dateUtc="2025-12-27T01:28:00Z">
              <w:r w:rsidR="001B2FCF">
                <w:t>X</w:t>
              </w:r>
            </w:ins>
            <w:proofErr w:type="spellEnd"/>
          </w:p>
          <w:p w14:paraId="5280B14B" w14:textId="77777777" w:rsidR="000B0292" w:rsidRPr="007421A1" w:rsidRDefault="000B0292" w:rsidP="00440592">
            <w:pPr>
              <w:rPr>
                <w:lang w:val="fr-FR"/>
              </w:rPr>
            </w:pPr>
            <w:r w:rsidRPr="007421A1">
              <w:rPr>
                <w:lang w:val="fr-FR"/>
              </w:rPr>
              <w:t>T</w:t>
            </w:r>
            <w:proofErr w:type="gramStart"/>
            <w:r w:rsidRPr="007421A1">
              <w:rPr>
                <w:lang w:val="fr-FR"/>
              </w:rPr>
              <w:t>1:</w:t>
            </w:r>
            <w:proofErr w:type="gramEnd"/>
            <w:r w:rsidRPr="007421A1">
              <w:rPr>
                <w:lang w:val="fr-FR"/>
              </w:rPr>
              <w:t xml:space="preserve"> </w:t>
            </w:r>
            <w:proofErr w:type="gramStart"/>
            <w:r w:rsidRPr="007421A1">
              <w:rPr>
                <w:lang w:val="fr-FR"/>
              </w:rPr>
              <w:t>00:07:</w:t>
            </w:r>
            <w:proofErr w:type="gramEnd"/>
            <w:r w:rsidRPr="007421A1">
              <w:rPr>
                <w:lang w:val="fr-FR"/>
              </w:rPr>
              <w:t>34 (F3)</w:t>
            </w:r>
          </w:p>
          <w:p w14:paraId="136426FA" w14:textId="77777777" w:rsidR="000B0292" w:rsidRPr="007421A1" w:rsidRDefault="000B0292" w:rsidP="00440592">
            <w:pPr>
              <w:rPr>
                <w:lang w:val="fr-FR"/>
              </w:rPr>
            </w:pPr>
            <w:proofErr w:type="spellStart"/>
            <w:proofErr w:type="gramStart"/>
            <w:r w:rsidRPr="007421A1">
              <w:rPr>
                <w:lang w:val="fr-FR"/>
              </w:rPr>
              <w:t>MaxN</w:t>
            </w:r>
            <w:proofErr w:type="spellEnd"/>
            <w:r w:rsidRPr="007421A1">
              <w:rPr>
                <w:lang w:val="fr-FR"/>
              </w:rPr>
              <w:t>:</w:t>
            </w:r>
            <w:proofErr w:type="gramEnd"/>
            <w:r w:rsidRPr="007421A1">
              <w:rPr>
                <w:lang w:val="fr-FR"/>
              </w:rPr>
              <w:t xml:space="preserve"> 1 (F3)</w:t>
            </w:r>
          </w:p>
          <w:p w14:paraId="74681452" w14:textId="77777777" w:rsidR="00B437CC" w:rsidRPr="007421A1" w:rsidRDefault="00B437CC" w:rsidP="00440592">
            <w:pPr>
              <w:rPr>
                <w:lang w:val="fr-FR"/>
              </w:rPr>
            </w:pPr>
          </w:p>
          <w:p w14:paraId="36BCF3FB" w14:textId="0AA91F86" w:rsidR="00B437CC" w:rsidRPr="007421A1" w:rsidRDefault="00B437CC" w:rsidP="00440592">
            <w:pPr>
              <w:rPr>
                <w:lang w:val="fr-FR"/>
              </w:rPr>
            </w:pPr>
            <w:proofErr w:type="spellStart"/>
            <w:proofErr w:type="gramStart"/>
            <w:r w:rsidRPr="007421A1">
              <w:rPr>
                <w:highlight w:val="yellow"/>
                <w:lang w:val="fr-FR"/>
              </w:rPr>
              <w:t>Species</w:t>
            </w:r>
            <w:proofErr w:type="spellEnd"/>
            <w:r w:rsidRPr="007421A1">
              <w:rPr>
                <w:highlight w:val="yellow"/>
                <w:lang w:val="fr-FR"/>
              </w:rPr>
              <w:t>:</w:t>
            </w:r>
            <w:proofErr w:type="gramEnd"/>
            <w:r w:rsidRPr="007421A1">
              <w:rPr>
                <w:highlight w:val="yellow"/>
                <w:lang w:val="fr-FR"/>
              </w:rPr>
              <w:t xml:space="preserve"> </w:t>
            </w:r>
            <w:proofErr w:type="spellStart"/>
            <w:r w:rsidRPr="007421A1">
              <w:rPr>
                <w:highlight w:val="yellow"/>
                <w:lang w:val="fr-FR"/>
              </w:rPr>
              <w:t>Swimmer</w:t>
            </w:r>
            <w:proofErr w:type="spellEnd"/>
            <w:r w:rsidRPr="007421A1">
              <w:rPr>
                <w:highlight w:val="yellow"/>
                <w:lang w:val="fr-FR"/>
              </w:rPr>
              <w:t xml:space="preserve"> </w:t>
            </w:r>
            <w:proofErr w:type="spellStart"/>
            <w:r w:rsidRPr="007421A1">
              <w:rPr>
                <w:highlight w:val="yellow"/>
                <w:lang w:val="fr-FR"/>
              </w:rPr>
              <w:t>crab</w:t>
            </w:r>
            <w:ins w:id="22" w:author="Sophie Wulfing" w:date="2025-12-26T20:38:00Z" w16du:dateUtc="2025-12-27T01:38:00Z">
              <w:r w:rsidR="001914F7">
                <w:rPr>
                  <w:lang w:val="fr-FR"/>
                </w:rPr>
                <w:t>x</w:t>
              </w:r>
            </w:ins>
            <w:proofErr w:type="spellEnd"/>
          </w:p>
          <w:p w14:paraId="739C06EE" w14:textId="77777777" w:rsidR="00B437CC" w:rsidRPr="007421A1" w:rsidRDefault="00B437CC" w:rsidP="00440592">
            <w:pPr>
              <w:rPr>
                <w:lang w:val="fr-FR"/>
              </w:rPr>
            </w:pPr>
            <w:r w:rsidRPr="007421A1">
              <w:rPr>
                <w:lang w:val="fr-FR"/>
              </w:rPr>
              <w:t>T</w:t>
            </w:r>
            <w:proofErr w:type="gramStart"/>
            <w:r w:rsidRPr="007421A1">
              <w:rPr>
                <w:lang w:val="fr-FR"/>
              </w:rPr>
              <w:t>1:</w:t>
            </w:r>
            <w:proofErr w:type="gramEnd"/>
            <w:r w:rsidRPr="007421A1">
              <w:rPr>
                <w:lang w:val="fr-FR"/>
              </w:rPr>
              <w:t xml:space="preserve"> </w:t>
            </w:r>
            <w:proofErr w:type="gramStart"/>
            <w:r w:rsidRPr="007421A1">
              <w:rPr>
                <w:lang w:val="fr-FR"/>
              </w:rPr>
              <w:t>00:16:</w:t>
            </w:r>
            <w:proofErr w:type="gramEnd"/>
            <w:r w:rsidRPr="007421A1">
              <w:rPr>
                <w:lang w:val="fr-FR"/>
              </w:rPr>
              <w:t>59 (F3)</w:t>
            </w:r>
          </w:p>
          <w:p w14:paraId="6947B96D" w14:textId="77777777" w:rsidR="00B437CC" w:rsidRDefault="00B437CC" w:rsidP="00440592">
            <w:proofErr w:type="spellStart"/>
            <w:r>
              <w:t>MaxN</w:t>
            </w:r>
            <w:proofErr w:type="spellEnd"/>
            <w:r>
              <w:t>: 1 (F3)</w:t>
            </w:r>
          </w:p>
          <w:p w14:paraId="7151436C" w14:textId="77777777" w:rsidR="004976C5" w:rsidRDefault="004976C5" w:rsidP="00440592"/>
          <w:p w14:paraId="427D8B9B" w14:textId="53F24ECF" w:rsidR="004976C5" w:rsidRPr="001914F7" w:rsidRDefault="004976C5" w:rsidP="00440592">
            <w:pPr>
              <w:rPr>
                <w:lang w:val="fr-FR"/>
                <w:rPrChange w:id="23" w:author="Sophie Wulfing" w:date="2025-12-26T20:41:00Z" w16du:dateUtc="2025-12-27T01:41:00Z">
                  <w:rPr/>
                </w:rPrChange>
              </w:rPr>
            </w:pPr>
            <w:r w:rsidRPr="003C664D">
              <w:rPr>
                <w:highlight w:val="yellow"/>
              </w:rPr>
              <w:t>Species:</w:t>
            </w:r>
            <w:r w:rsidR="00EC6134" w:rsidRPr="003C664D">
              <w:rPr>
                <w:highlight w:val="yellow"/>
              </w:rPr>
              <w:t xml:space="preserve"> Fish M (might be a duplicate T1 IF the</w:t>
            </w:r>
            <w:r w:rsidR="00414182" w:rsidRPr="003C664D">
              <w:rPr>
                <w:highlight w:val="yellow"/>
              </w:rPr>
              <w:t xml:space="preserve"> fish seen at 00:29:10 (F2) and 00:34:11 (F2), as marked above, is Fish </w:t>
            </w:r>
            <w:proofErr w:type="gramStart"/>
            <w:r w:rsidR="00414182" w:rsidRPr="003C664D">
              <w:rPr>
                <w:highlight w:val="yellow"/>
              </w:rPr>
              <w:t>M)</w:t>
            </w:r>
            <w:ins w:id="24" w:author="Sophie Wulfing" w:date="2025-12-26T20:41:00Z" w16du:dateUtc="2025-12-27T01:41:00Z">
              <w:r w:rsidR="001914F7">
                <w:t>Girl</w:t>
              </w:r>
              <w:proofErr w:type="gramEnd"/>
              <w:r w:rsidR="001914F7">
                <w:t xml:space="preserve"> your eyesight is amazing. </w:t>
              </w:r>
              <w:r w:rsidR="001914F7" w:rsidRPr="001914F7">
                <w:rPr>
                  <w:lang w:val="fr-FR"/>
                  <w:rPrChange w:id="25" w:author="Sophie Wulfing" w:date="2025-12-26T20:41:00Z" w16du:dateUtc="2025-12-27T01:41:00Z">
                    <w:rPr/>
                  </w:rPrChange>
                </w:rPr>
                <w:t xml:space="preserve">Yes </w:t>
              </w:r>
              <w:proofErr w:type="spellStart"/>
              <w:r w:rsidR="001914F7" w:rsidRPr="001914F7">
                <w:rPr>
                  <w:lang w:val="fr-FR"/>
                  <w:rPrChange w:id="26" w:author="Sophie Wulfing" w:date="2025-12-26T20:41:00Z" w16du:dateUtc="2025-12-27T01:41:00Z">
                    <w:rPr/>
                  </w:rPrChange>
                </w:rPr>
                <w:t>t</w:t>
              </w:r>
              <w:r w:rsidR="001914F7">
                <w:rPr>
                  <w:lang w:val="fr-FR"/>
                </w:rPr>
                <w:t>his</w:t>
              </w:r>
              <w:proofErr w:type="spellEnd"/>
              <w:r w:rsidR="001914F7">
                <w:rPr>
                  <w:lang w:val="fr-FR"/>
                </w:rPr>
                <w:t xml:space="preserve"> </w:t>
              </w:r>
              <w:proofErr w:type="spellStart"/>
              <w:r w:rsidR="001914F7">
                <w:rPr>
                  <w:lang w:val="fr-FR"/>
                </w:rPr>
                <w:t>is</w:t>
              </w:r>
              <w:proofErr w:type="spellEnd"/>
              <w:r w:rsidR="001914F7">
                <w:rPr>
                  <w:lang w:val="fr-FR"/>
                </w:rPr>
                <w:t xml:space="preserve"> Fish M</w:t>
              </w:r>
            </w:ins>
            <w:r w:rsidRPr="001914F7">
              <w:rPr>
                <w:lang w:val="fr-FR"/>
                <w:rPrChange w:id="27" w:author="Sophie Wulfing" w:date="2025-12-26T20:41:00Z" w16du:dateUtc="2025-12-27T01:41:00Z">
                  <w:rPr/>
                </w:rPrChange>
              </w:rPr>
              <w:br/>
              <w:t>T</w:t>
            </w:r>
            <w:proofErr w:type="gramStart"/>
            <w:r w:rsidRPr="001914F7">
              <w:rPr>
                <w:lang w:val="fr-FR"/>
                <w:rPrChange w:id="28" w:author="Sophie Wulfing" w:date="2025-12-26T20:41:00Z" w16du:dateUtc="2025-12-27T01:41:00Z">
                  <w:rPr/>
                </w:rPrChange>
              </w:rPr>
              <w:t>1:</w:t>
            </w:r>
            <w:proofErr w:type="gramEnd"/>
            <w:r w:rsidRPr="001914F7">
              <w:rPr>
                <w:lang w:val="fr-FR"/>
                <w:rPrChange w:id="29" w:author="Sophie Wulfing" w:date="2025-12-26T20:41:00Z" w16du:dateUtc="2025-12-27T01:41:00Z">
                  <w:rPr/>
                </w:rPrChange>
              </w:rPr>
              <w:t xml:space="preserve"> </w:t>
            </w:r>
            <w:proofErr w:type="gramStart"/>
            <w:r w:rsidRPr="001914F7">
              <w:rPr>
                <w:lang w:val="fr-FR"/>
                <w:rPrChange w:id="30" w:author="Sophie Wulfing" w:date="2025-12-26T20:41:00Z" w16du:dateUtc="2025-12-27T01:41:00Z">
                  <w:rPr/>
                </w:rPrChange>
              </w:rPr>
              <w:t>00:26:</w:t>
            </w:r>
            <w:proofErr w:type="gramEnd"/>
            <w:r w:rsidRPr="001914F7">
              <w:rPr>
                <w:lang w:val="fr-FR"/>
                <w:rPrChange w:id="31" w:author="Sophie Wulfing" w:date="2025-12-26T20:41:00Z" w16du:dateUtc="2025-12-27T01:41:00Z">
                  <w:rPr/>
                </w:rPrChange>
              </w:rPr>
              <w:t>19 (F3)</w:t>
            </w:r>
            <w:r w:rsidRPr="001914F7">
              <w:rPr>
                <w:lang w:val="fr-FR"/>
                <w:rPrChange w:id="32" w:author="Sophie Wulfing" w:date="2025-12-26T20:41:00Z" w16du:dateUtc="2025-12-27T01:41:00Z">
                  <w:rPr/>
                </w:rPrChange>
              </w:rPr>
              <w:br/>
            </w:r>
            <w:proofErr w:type="spellStart"/>
            <w:proofErr w:type="gramStart"/>
            <w:r w:rsidRPr="001914F7">
              <w:rPr>
                <w:lang w:val="fr-FR"/>
                <w:rPrChange w:id="33" w:author="Sophie Wulfing" w:date="2025-12-26T20:41:00Z" w16du:dateUtc="2025-12-27T01:41:00Z">
                  <w:rPr/>
                </w:rPrChange>
              </w:rPr>
              <w:t>MaxN</w:t>
            </w:r>
            <w:proofErr w:type="spellEnd"/>
            <w:r w:rsidRPr="001914F7">
              <w:rPr>
                <w:lang w:val="fr-FR"/>
                <w:rPrChange w:id="34" w:author="Sophie Wulfing" w:date="2025-12-26T20:41:00Z" w16du:dateUtc="2025-12-27T01:41:00Z">
                  <w:rPr/>
                </w:rPrChange>
              </w:rPr>
              <w:t>:</w:t>
            </w:r>
            <w:proofErr w:type="gramEnd"/>
            <w:r w:rsidRPr="001914F7">
              <w:rPr>
                <w:lang w:val="fr-FR"/>
                <w:rPrChange w:id="35" w:author="Sophie Wulfing" w:date="2025-12-26T20:41:00Z" w16du:dateUtc="2025-12-27T01:41:00Z">
                  <w:rPr/>
                </w:rPrChange>
              </w:rPr>
              <w:t xml:space="preserve"> 1 (F3)</w:t>
            </w:r>
          </w:p>
          <w:p w14:paraId="65654F34" w14:textId="2DCC8A7B" w:rsidR="00526431" w:rsidRPr="001914F7" w:rsidRDefault="00F174E4" w:rsidP="00440592">
            <w:pPr>
              <w:rPr>
                <w:lang w:val="fr-FR"/>
                <w:rPrChange w:id="36" w:author="Sophie Wulfing" w:date="2025-12-26T20:41:00Z" w16du:dateUtc="2025-12-27T01:41:00Z">
                  <w:rPr/>
                </w:rPrChange>
              </w:rPr>
            </w:pPr>
            <w:r w:rsidRPr="001914F7">
              <w:rPr>
                <w:lang w:val="fr-FR"/>
                <w:rPrChange w:id="37" w:author="Sophie Wulfing" w:date="2025-12-26T20:41:00Z" w16du:dateUtc="2025-12-27T01:41:00Z">
                  <w:rPr/>
                </w:rPrChange>
              </w:rPr>
              <w:br/>
            </w:r>
            <w:proofErr w:type="spellStart"/>
            <w:proofErr w:type="gramStart"/>
            <w:r w:rsidRPr="001914F7">
              <w:rPr>
                <w:highlight w:val="yellow"/>
                <w:lang w:val="fr-FR"/>
                <w:rPrChange w:id="38" w:author="Sophie Wulfing" w:date="2025-12-26T20:41:00Z" w16du:dateUtc="2025-12-27T01:41:00Z">
                  <w:rPr>
                    <w:highlight w:val="yellow"/>
                  </w:rPr>
                </w:rPrChange>
              </w:rPr>
              <w:t>Species</w:t>
            </w:r>
            <w:proofErr w:type="spellEnd"/>
            <w:r w:rsidRPr="001914F7">
              <w:rPr>
                <w:highlight w:val="yellow"/>
                <w:lang w:val="fr-FR"/>
                <w:rPrChange w:id="39" w:author="Sophie Wulfing" w:date="2025-12-26T20:41:00Z" w16du:dateUtc="2025-12-27T01:41:00Z">
                  <w:rPr>
                    <w:highlight w:val="yellow"/>
                  </w:rPr>
                </w:rPrChange>
              </w:rPr>
              <w:t>:</w:t>
            </w:r>
            <w:proofErr w:type="gramEnd"/>
            <w:r w:rsidRPr="001914F7">
              <w:rPr>
                <w:highlight w:val="yellow"/>
                <w:lang w:val="fr-FR"/>
                <w:rPrChange w:id="40" w:author="Sophie Wulfing" w:date="2025-12-26T20:41:00Z" w16du:dateUtc="2025-12-27T01:41:00Z">
                  <w:rPr>
                    <w:highlight w:val="yellow"/>
                  </w:rPr>
                </w:rPrChange>
              </w:rPr>
              <w:t xml:space="preserve"> </w:t>
            </w:r>
            <w:proofErr w:type="spellStart"/>
            <w:r w:rsidRPr="001914F7">
              <w:rPr>
                <w:highlight w:val="yellow"/>
                <w:lang w:val="fr-FR"/>
                <w:rPrChange w:id="41" w:author="Sophie Wulfing" w:date="2025-12-26T20:41:00Z" w16du:dateUtc="2025-12-27T01:41:00Z">
                  <w:rPr>
                    <w:highlight w:val="yellow"/>
                  </w:rPr>
                </w:rPrChange>
              </w:rPr>
              <w:t>Dotdash</w:t>
            </w:r>
            <w:proofErr w:type="spellEnd"/>
          </w:p>
          <w:p w14:paraId="3302F8CE" w14:textId="674FD9CC" w:rsidR="00F174E4" w:rsidRPr="001914F7" w:rsidRDefault="00F174E4" w:rsidP="00440592">
            <w:pPr>
              <w:rPr>
                <w:lang w:val="fr-FR"/>
                <w:rPrChange w:id="42" w:author="Sophie Wulfing" w:date="2025-12-26T20:41:00Z" w16du:dateUtc="2025-12-27T01:41:00Z">
                  <w:rPr/>
                </w:rPrChange>
              </w:rPr>
            </w:pPr>
            <w:r w:rsidRPr="001914F7">
              <w:rPr>
                <w:lang w:val="fr-FR"/>
                <w:rPrChange w:id="43" w:author="Sophie Wulfing" w:date="2025-12-26T20:41:00Z" w16du:dateUtc="2025-12-27T01:41:00Z">
                  <w:rPr/>
                </w:rPrChange>
              </w:rPr>
              <w:t>T</w:t>
            </w:r>
            <w:proofErr w:type="gramStart"/>
            <w:r w:rsidRPr="001914F7">
              <w:rPr>
                <w:lang w:val="fr-FR"/>
                <w:rPrChange w:id="44" w:author="Sophie Wulfing" w:date="2025-12-26T20:41:00Z" w16du:dateUtc="2025-12-27T01:41:00Z">
                  <w:rPr/>
                </w:rPrChange>
              </w:rPr>
              <w:t>1:</w:t>
            </w:r>
            <w:proofErr w:type="gramEnd"/>
            <w:r w:rsidRPr="001914F7">
              <w:rPr>
                <w:lang w:val="fr-FR"/>
                <w:rPrChange w:id="45" w:author="Sophie Wulfing" w:date="2025-12-26T20:41:00Z" w16du:dateUtc="2025-12-27T01:41:00Z">
                  <w:rPr/>
                </w:rPrChange>
              </w:rPr>
              <w:t xml:space="preserve"> </w:t>
            </w:r>
            <w:proofErr w:type="gramStart"/>
            <w:r w:rsidRPr="001914F7">
              <w:rPr>
                <w:lang w:val="fr-FR"/>
                <w:rPrChange w:id="46" w:author="Sophie Wulfing" w:date="2025-12-26T20:41:00Z" w16du:dateUtc="2025-12-27T01:41:00Z">
                  <w:rPr/>
                </w:rPrChange>
              </w:rPr>
              <w:t>00:32:</w:t>
            </w:r>
            <w:proofErr w:type="gramEnd"/>
            <w:r w:rsidRPr="001914F7">
              <w:rPr>
                <w:lang w:val="fr-FR"/>
                <w:rPrChange w:id="47" w:author="Sophie Wulfing" w:date="2025-12-26T20:41:00Z" w16du:dateUtc="2025-12-27T01:41:00Z">
                  <w:rPr/>
                </w:rPrChange>
              </w:rPr>
              <w:t>49 (F3)</w:t>
            </w:r>
            <w:r w:rsidRPr="001914F7">
              <w:rPr>
                <w:lang w:val="fr-FR"/>
                <w:rPrChange w:id="48" w:author="Sophie Wulfing" w:date="2025-12-26T20:41:00Z" w16du:dateUtc="2025-12-27T01:41:00Z">
                  <w:rPr/>
                </w:rPrChange>
              </w:rPr>
              <w:br/>
            </w:r>
            <w:proofErr w:type="spellStart"/>
            <w:proofErr w:type="gramStart"/>
            <w:r w:rsidRPr="001914F7">
              <w:rPr>
                <w:lang w:val="fr-FR"/>
                <w:rPrChange w:id="49" w:author="Sophie Wulfing" w:date="2025-12-26T20:41:00Z" w16du:dateUtc="2025-12-27T01:41:00Z">
                  <w:rPr/>
                </w:rPrChange>
              </w:rPr>
              <w:t>MaxN</w:t>
            </w:r>
            <w:proofErr w:type="spellEnd"/>
            <w:r w:rsidRPr="001914F7">
              <w:rPr>
                <w:lang w:val="fr-FR"/>
                <w:rPrChange w:id="50" w:author="Sophie Wulfing" w:date="2025-12-26T20:41:00Z" w16du:dateUtc="2025-12-27T01:41:00Z">
                  <w:rPr/>
                </w:rPrChange>
              </w:rPr>
              <w:t>:</w:t>
            </w:r>
            <w:proofErr w:type="gramEnd"/>
            <w:r w:rsidRPr="001914F7">
              <w:rPr>
                <w:lang w:val="fr-FR"/>
                <w:rPrChange w:id="51" w:author="Sophie Wulfing" w:date="2025-12-26T20:41:00Z" w16du:dateUtc="2025-12-27T01:41:00Z">
                  <w:rPr/>
                </w:rPrChange>
              </w:rPr>
              <w:t xml:space="preserve"> 1 (F3)</w:t>
            </w:r>
          </w:p>
        </w:tc>
      </w:tr>
    </w:tbl>
    <w:p w14:paraId="50E5EC3A" w14:textId="77777777" w:rsidR="00C967CB" w:rsidRPr="001914F7" w:rsidRDefault="00C967CB">
      <w:pPr>
        <w:rPr>
          <w:lang w:val="fr-FR"/>
          <w:rPrChange w:id="52" w:author="Sophie Wulfing" w:date="2025-12-26T20:41:00Z" w16du:dateUtc="2025-12-27T01:41:00Z">
            <w:rPr/>
          </w:rPrChange>
        </w:rPr>
      </w:pPr>
    </w:p>
    <w:p w14:paraId="18AD3E07" w14:textId="4CB47D1B" w:rsidR="00392036" w:rsidRPr="001914F7" w:rsidRDefault="00392036" w:rsidP="001C6481">
      <w:pPr>
        <w:rPr>
          <w:lang w:val="fr-FR"/>
          <w:rPrChange w:id="53" w:author="Sophie Wulfing" w:date="2025-12-26T20:41:00Z" w16du:dateUtc="2025-12-27T01:41:00Z">
            <w:rPr/>
          </w:rPrChange>
        </w:rPr>
      </w:pPr>
    </w:p>
    <w:sectPr w:rsidR="00392036" w:rsidRPr="00191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3419C" w14:textId="77777777" w:rsidR="00AD4611" w:rsidRDefault="00AD4611" w:rsidP="00A105B3">
      <w:pPr>
        <w:spacing w:after="0" w:line="240" w:lineRule="auto"/>
      </w:pPr>
      <w:r>
        <w:separator/>
      </w:r>
    </w:p>
  </w:endnote>
  <w:endnote w:type="continuationSeparator" w:id="0">
    <w:p w14:paraId="0BD38D6B" w14:textId="77777777" w:rsidR="00AD4611" w:rsidRDefault="00AD4611" w:rsidP="00A10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F2B0A" w14:textId="77777777" w:rsidR="00AD4611" w:rsidRDefault="00AD4611" w:rsidP="00A105B3">
      <w:pPr>
        <w:spacing w:after="0" w:line="240" w:lineRule="auto"/>
      </w:pPr>
      <w:r>
        <w:separator/>
      </w:r>
    </w:p>
  </w:footnote>
  <w:footnote w:type="continuationSeparator" w:id="0">
    <w:p w14:paraId="2F06C94D" w14:textId="77777777" w:rsidR="00AD4611" w:rsidRDefault="00AD4611" w:rsidP="00A105B3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ophie Wulfing">
    <w15:presenceInfo w15:providerId="AD" w15:userId="S::swulfing@umassd.edu::b8bac6d0-53b3-41d3-bc62-8e00fd588ab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B9"/>
    <w:rsid w:val="00016BBC"/>
    <w:rsid w:val="00034B0C"/>
    <w:rsid w:val="00034CBB"/>
    <w:rsid w:val="00052EA6"/>
    <w:rsid w:val="000B0292"/>
    <w:rsid w:val="000B65EA"/>
    <w:rsid w:val="000F68FE"/>
    <w:rsid w:val="0011243B"/>
    <w:rsid w:val="00123775"/>
    <w:rsid w:val="001659EE"/>
    <w:rsid w:val="00167FB5"/>
    <w:rsid w:val="00171248"/>
    <w:rsid w:val="001914F7"/>
    <w:rsid w:val="001B2FCF"/>
    <w:rsid w:val="001C6481"/>
    <w:rsid w:val="001D1854"/>
    <w:rsid w:val="002005D0"/>
    <w:rsid w:val="0021152D"/>
    <w:rsid w:val="00235BB6"/>
    <w:rsid w:val="00263650"/>
    <w:rsid w:val="00271B4A"/>
    <w:rsid w:val="002943F7"/>
    <w:rsid w:val="002C72DC"/>
    <w:rsid w:val="002E020B"/>
    <w:rsid w:val="002E702D"/>
    <w:rsid w:val="00313B0D"/>
    <w:rsid w:val="0032277D"/>
    <w:rsid w:val="00324194"/>
    <w:rsid w:val="00340733"/>
    <w:rsid w:val="003473D5"/>
    <w:rsid w:val="003603B9"/>
    <w:rsid w:val="00365358"/>
    <w:rsid w:val="00392036"/>
    <w:rsid w:val="003A20A8"/>
    <w:rsid w:val="003C664D"/>
    <w:rsid w:val="003D69CB"/>
    <w:rsid w:val="003F2828"/>
    <w:rsid w:val="00414182"/>
    <w:rsid w:val="00422542"/>
    <w:rsid w:val="00443996"/>
    <w:rsid w:val="0048523D"/>
    <w:rsid w:val="004976C5"/>
    <w:rsid w:val="004A7F1B"/>
    <w:rsid w:val="004C27B0"/>
    <w:rsid w:val="004C2808"/>
    <w:rsid w:val="0051527F"/>
    <w:rsid w:val="00526431"/>
    <w:rsid w:val="00527DFB"/>
    <w:rsid w:val="005308BD"/>
    <w:rsid w:val="0053286A"/>
    <w:rsid w:val="00544E56"/>
    <w:rsid w:val="005764FE"/>
    <w:rsid w:val="0058081B"/>
    <w:rsid w:val="006230FF"/>
    <w:rsid w:val="00633027"/>
    <w:rsid w:val="006460B4"/>
    <w:rsid w:val="006525FD"/>
    <w:rsid w:val="006706EE"/>
    <w:rsid w:val="00672096"/>
    <w:rsid w:val="00686FF6"/>
    <w:rsid w:val="006E0B1F"/>
    <w:rsid w:val="00704251"/>
    <w:rsid w:val="007421A1"/>
    <w:rsid w:val="00793316"/>
    <w:rsid w:val="007B3182"/>
    <w:rsid w:val="007B4C81"/>
    <w:rsid w:val="007E5050"/>
    <w:rsid w:val="007F36D2"/>
    <w:rsid w:val="00800F76"/>
    <w:rsid w:val="00813ABB"/>
    <w:rsid w:val="00826C3C"/>
    <w:rsid w:val="008B5AB7"/>
    <w:rsid w:val="008D4DBB"/>
    <w:rsid w:val="008F57F7"/>
    <w:rsid w:val="00930D1E"/>
    <w:rsid w:val="00991D42"/>
    <w:rsid w:val="009F100E"/>
    <w:rsid w:val="00A105B3"/>
    <w:rsid w:val="00A116B5"/>
    <w:rsid w:val="00A17CD6"/>
    <w:rsid w:val="00A42729"/>
    <w:rsid w:val="00A46A32"/>
    <w:rsid w:val="00A67474"/>
    <w:rsid w:val="00AA5E0A"/>
    <w:rsid w:val="00AD4611"/>
    <w:rsid w:val="00B247F2"/>
    <w:rsid w:val="00B437CC"/>
    <w:rsid w:val="00B53CAA"/>
    <w:rsid w:val="00B71B30"/>
    <w:rsid w:val="00B80720"/>
    <w:rsid w:val="00BA4E35"/>
    <w:rsid w:val="00BA61D6"/>
    <w:rsid w:val="00BC756A"/>
    <w:rsid w:val="00BC7C58"/>
    <w:rsid w:val="00BE1C7D"/>
    <w:rsid w:val="00BF5BE9"/>
    <w:rsid w:val="00C01B33"/>
    <w:rsid w:val="00C30CCD"/>
    <w:rsid w:val="00C6459C"/>
    <w:rsid w:val="00C73D14"/>
    <w:rsid w:val="00C868B6"/>
    <w:rsid w:val="00C967CB"/>
    <w:rsid w:val="00CB58B0"/>
    <w:rsid w:val="00CE1089"/>
    <w:rsid w:val="00CF37A1"/>
    <w:rsid w:val="00D03EC7"/>
    <w:rsid w:val="00D10F0A"/>
    <w:rsid w:val="00D23198"/>
    <w:rsid w:val="00D474EE"/>
    <w:rsid w:val="00DB7498"/>
    <w:rsid w:val="00DB75A2"/>
    <w:rsid w:val="00DF6930"/>
    <w:rsid w:val="00E27F92"/>
    <w:rsid w:val="00E804EA"/>
    <w:rsid w:val="00EA152B"/>
    <w:rsid w:val="00EA26D2"/>
    <w:rsid w:val="00EB78E1"/>
    <w:rsid w:val="00EC55A2"/>
    <w:rsid w:val="00EC6134"/>
    <w:rsid w:val="00ED7115"/>
    <w:rsid w:val="00F174E4"/>
    <w:rsid w:val="00F201CF"/>
    <w:rsid w:val="00F22E30"/>
    <w:rsid w:val="00F30BAF"/>
    <w:rsid w:val="00F44A97"/>
    <w:rsid w:val="00F816CC"/>
    <w:rsid w:val="00FA4B7A"/>
    <w:rsid w:val="00FB7C58"/>
    <w:rsid w:val="00FC2207"/>
    <w:rsid w:val="00FC36A4"/>
    <w:rsid w:val="00FF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F9AF1"/>
  <w15:chartTrackingRefBased/>
  <w15:docId w15:val="{C0B4F8B6-E5A7-4B31-994F-15194F3F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4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74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05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05B3"/>
  </w:style>
  <w:style w:type="paragraph" w:styleId="Footer">
    <w:name w:val="footer"/>
    <w:basedOn w:val="Normal"/>
    <w:link w:val="FooterChar"/>
    <w:uiPriority w:val="99"/>
    <w:unhideWhenUsed/>
    <w:rsid w:val="00A105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05B3"/>
  </w:style>
  <w:style w:type="paragraph" w:styleId="Revision">
    <w:name w:val="Revision"/>
    <w:hidden/>
    <w:uiPriority w:val="99"/>
    <w:semiHidden/>
    <w:rsid w:val="006E0B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604</Words>
  <Characters>3430</Characters>
  <Application>Microsoft Office Word</Application>
  <DocSecurity>0</DocSecurity>
  <Lines>381</Lines>
  <Paragraphs>268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Sophie Wulfing</cp:lastModifiedBy>
  <cp:revision>3</cp:revision>
  <dcterms:created xsi:type="dcterms:W3CDTF">2025-12-24T15:58:00Z</dcterms:created>
  <dcterms:modified xsi:type="dcterms:W3CDTF">2025-12-27T01:46:00Z</dcterms:modified>
</cp:coreProperties>
</file>