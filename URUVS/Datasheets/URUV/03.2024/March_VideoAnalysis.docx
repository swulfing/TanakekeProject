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CE02" w14:textId="77777777" w:rsidR="00744886" w:rsidRPr="00744886" w:rsidRDefault="00744886" w:rsidP="007448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44886">
        <w:rPr>
          <w:rFonts w:ascii="Arial" w:eastAsia="Times New Roman" w:hAnsi="Arial" w:cs="Arial"/>
          <w:color w:val="000000"/>
          <w:kern w:val="0"/>
          <w14:ligatures w14:val="none"/>
        </w:rPr>
        <w:t>File name : 29_03_2024_0740_C1_D1_LTPE4_F1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917"/>
        <w:gridCol w:w="2681"/>
        <w:gridCol w:w="2100"/>
      </w:tblGrid>
      <w:tr w:rsidR="00744886" w:rsidRPr="00744886" w14:paraId="7137886C" w14:textId="77777777" w:rsidTr="0074488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82B51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LTPE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2C7B9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4E370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63AB9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4</w:t>
            </w:r>
          </w:p>
        </w:tc>
      </w:tr>
      <w:tr w:rsidR="00744886" w:rsidRPr="00744886" w14:paraId="19ED7B9F" w14:textId="77777777" w:rsidTr="0074488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9806E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0FD11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92774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B6268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  <w:p w14:paraId="2AEB24BF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F4: 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0:11:47</w:t>
            </w:r>
          </w:p>
        </w:tc>
      </w:tr>
      <w:tr w:rsidR="00744886" w:rsidRPr="00744886" w14:paraId="5ECDC815" w14:textId="77777777" w:rsidTr="0074488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C3A22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AE0B0" w14:textId="7E709116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0:0</w:t>
            </w:r>
            <w:r w:rsidR="00096C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A8EB0" w14:textId="3459597A" w:rsidR="00096CBA" w:rsidRPr="00744886" w:rsidRDefault="00744886" w:rsidP="00096C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  <w:r w:rsidR="00096C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F3: 0:10:00</w:t>
            </w:r>
          </w:p>
          <w:p w14:paraId="627C567A" w14:textId="3F7B0316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E688D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44886" w:rsidRPr="00744886" w14:paraId="54BCCD8C" w14:textId="77777777" w:rsidTr="0074488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1A5D3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33B1C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F887F" w14:textId="2AAAE0D9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23-03-2024</w:t>
            </w:r>
            <w:r w:rsidR="003165B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45C7B" w14:textId="7880A69E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3165B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</w:p>
        </w:tc>
      </w:tr>
      <w:tr w:rsidR="00744886" w:rsidRPr="00744886" w14:paraId="7BE633A4" w14:textId="77777777" w:rsidTr="00744886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203F6F" w14:textId="319BBF1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448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FISH FOUND:</w:t>
            </w:r>
            <w:r w:rsidRPr="00744886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392E7FD5" w14:textId="06462D84" w:rsidR="00744886" w:rsidRPr="00DC098F" w:rsidRDefault="00744886" w:rsidP="007448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</w:pPr>
            <w:r w:rsidRPr="00DC098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 xml:space="preserve">Fish </w:t>
            </w:r>
            <w:r w:rsidR="005744CD" w:rsidRPr="00DC098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K</w:t>
            </w:r>
            <w:r w:rsidRPr="00DC098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 xml:space="preserve"> (Fish Black Pinna Dorsalis)</w:t>
            </w:r>
            <w:r w:rsidR="005744CD" w:rsidRPr="00DC098F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 xml:space="preserve"> CHECK THAT</w:t>
            </w:r>
          </w:p>
          <w:p w14:paraId="2A2E79EC" w14:textId="0637A8D0" w:rsidR="00FB3632" w:rsidRPr="00032BAE" w:rsidRDefault="00FB3632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fr-FR"/>
                <w14:ligatures w14:val="none"/>
              </w:rPr>
            </w:pPr>
            <w:r w:rsidRPr="00032BAE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:lang w:val="fr-FR"/>
                <w14:ligatures w14:val="none"/>
              </w:rPr>
              <w:t>T1/maxn 0:23:49 (F1)</w:t>
            </w:r>
          </w:p>
          <w:p w14:paraId="01E2DA1A" w14:textId="2BB334B4" w:rsidR="00744886" w:rsidRPr="00032BAE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val="fr-FR"/>
                <w14:ligatures w14:val="none"/>
              </w:rPr>
            </w:pPr>
            <w:r w:rsidRPr="00032BA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fr-FR"/>
                <w14:ligatures w14:val="none"/>
              </w:rPr>
              <w:t> </w:t>
            </w:r>
          </w:p>
          <w:p w14:paraId="76D5B6B0" w14:textId="0BEA8FD3" w:rsidR="00744886" w:rsidRPr="00AB2ECA" w:rsidRDefault="005744CD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:lang w:val="fr-FR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>Mud</w:t>
            </w:r>
            <w:r w:rsidR="00744886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 xml:space="preserve"> Crab</w:t>
            </w:r>
          </w:p>
          <w:p w14:paraId="7FCE7453" w14:textId="708CAD2A" w:rsidR="00744886" w:rsidRPr="00AB2ECA" w:rsidRDefault="00744886" w:rsidP="007448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> </w:t>
            </w:r>
            <w:r w:rsidR="000430BB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>T1/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>MaxN: 1 (0:08:50)</w:t>
            </w:r>
            <w:r w:rsidR="004166D2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 xml:space="preserve"> (F1)</w:t>
            </w:r>
          </w:p>
          <w:p w14:paraId="1EFAE97E" w14:textId="77777777" w:rsidR="000430BB" w:rsidRPr="00AB2ECA" w:rsidRDefault="000430BB" w:rsidP="000430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</w:pPr>
          </w:p>
          <w:p w14:paraId="398AFE9D" w14:textId="28F6CBF3" w:rsidR="000430BB" w:rsidRPr="00AB2ECA" w:rsidRDefault="000430BB" w:rsidP="00043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:lang w:val="fr-FR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16"/>
                <w:szCs w:val="16"/>
                <w:highlight w:val="green"/>
                <w:lang w:val="fr-FR"/>
                <w14:ligatures w14:val="none"/>
              </w:rPr>
              <w:t>Swimmer Crab</w:t>
            </w:r>
          </w:p>
          <w:p w14:paraId="2456974B" w14:textId="77777777" w:rsidR="000430BB" w:rsidRPr="00AB2ECA" w:rsidRDefault="000430BB" w:rsidP="00043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14:ligatures w14:val="none"/>
                <w:rPrChange w:id="0" w:author="Sophie Wulfing" w:date="2026-02-13T14:07:00Z" w16du:dateUtc="2026-02-13T19:07:00Z">
                  <w:rPr>
                    <w:rFonts w:ascii="Times New Roman" w:eastAsia="Times New Roman" w:hAnsi="Times New Roman" w:cs="Times New Roman"/>
                    <w:kern w:val="0"/>
                    <w:sz w:val="18"/>
                    <w:szCs w:val="18"/>
                    <w:highlight w:val="yellow"/>
                    <w:lang w:val="fr-FR"/>
                    <w14:ligatures w14:val="none"/>
                  </w:rPr>
                </w:rPrChange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  <w:rPrChange w:id="1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16"/>
                    <w:szCs w:val="16"/>
                    <w:highlight w:val="yellow"/>
                    <w:lang w:val="fr-FR"/>
                    <w14:ligatures w14:val="none"/>
                  </w:rPr>
                </w:rPrChange>
              </w:rPr>
              <w:t>T1/ MaxN: 1 (0:03:07) (F2)</w:t>
            </w:r>
          </w:p>
          <w:p w14:paraId="2E5184C5" w14:textId="77777777" w:rsidR="00744886" w:rsidRPr="00AB2ECA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14:ligatures w14:val="none"/>
                <w:rPrChange w:id="2" w:author="Sophie Wulfing" w:date="2026-02-13T14:07:00Z" w16du:dateUtc="2026-02-13T19:07:00Z">
                  <w:rPr>
                    <w:rFonts w:ascii="Times New Roman" w:eastAsia="Times New Roman" w:hAnsi="Times New Roman" w:cs="Times New Roman"/>
                    <w:kern w:val="0"/>
                    <w:sz w:val="18"/>
                    <w:szCs w:val="18"/>
                    <w:highlight w:val="yellow"/>
                    <w:lang w:val="fr-FR"/>
                    <w14:ligatures w14:val="none"/>
                  </w:rPr>
                </w:rPrChange>
              </w:rPr>
            </w:pPr>
          </w:p>
          <w:p w14:paraId="085F53B5" w14:textId="77777777" w:rsidR="00744886" w:rsidRPr="00AB2ECA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Baby Shrimp</w:t>
            </w:r>
          </w:p>
          <w:p w14:paraId="4C1B0DEF" w14:textId="516333FE" w:rsidR="00744886" w:rsidRPr="00AB2ECA" w:rsidRDefault="000430BB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 xml:space="preserve">T1/ </w:t>
            </w:r>
            <w:r w:rsidR="00744886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MaxN: 1 (0:24:00)</w:t>
            </w:r>
            <w:r w:rsidR="004166D2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 xml:space="preserve"> (F1)</w:t>
            </w:r>
          </w:p>
          <w:p w14:paraId="44F27918" w14:textId="77777777" w:rsidR="00744886" w:rsidRPr="00AB2ECA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14:ligatures w14:val="none"/>
              </w:rPr>
            </w:pPr>
          </w:p>
          <w:p w14:paraId="4C399C14" w14:textId="1659EADE" w:rsidR="00744886" w:rsidRPr="00AB2ECA" w:rsidRDefault="000430BB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FISHF</w:t>
            </w:r>
          </w:p>
          <w:p w14:paraId="592597E9" w14:textId="608C1E03" w:rsidR="00744886" w:rsidRPr="00744886" w:rsidRDefault="000430BB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T1/</w:t>
            </w:r>
            <w:r w:rsidR="00744886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MaxN: 1 (0:00:25)</w:t>
            </w:r>
            <w:r w:rsidR="004166D2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 xml:space="preserve"> 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(F</w:t>
            </w:r>
            <w:r w:rsidR="00721A37"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2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highlight w:val="green"/>
                <w14:ligatures w14:val="none"/>
              </w:rPr>
              <w:t>)</w:t>
            </w:r>
          </w:p>
          <w:p w14:paraId="2C4F5E6D" w14:textId="60799893" w:rsidR="00744886" w:rsidRPr="00744886" w:rsidRDefault="00744886" w:rsidP="0074488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4488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br/>
            </w:r>
            <w:r w:rsidRPr="0074488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br/>
            </w:r>
            <w:r w:rsidRPr="0074488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br/>
            </w:r>
          </w:p>
        </w:tc>
      </w:tr>
      <w:tr w:rsidR="00744886" w:rsidRPr="00744886" w14:paraId="5344C532" w14:textId="77777777" w:rsidTr="00744886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815AF" w14:textId="77777777" w:rsidR="00744886" w:rsidRPr="00744886" w:rsidRDefault="00744886" w:rsidP="007448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73F2619" w14:textId="77777777" w:rsidR="000F5F78" w:rsidRPr="000F5F78" w:rsidRDefault="00744886" w:rsidP="000F5F7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br w:type="page"/>
      </w:r>
      <w:r w:rsidR="000F5F78" w:rsidRPr="000F5F78">
        <w:rPr>
          <w:rFonts w:ascii="Arial" w:hAnsi="Arial" w:cs="Arial"/>
          <w:color w:val="000000"/>
          <w:sz w:val="22"/>
          <w:szCs w:val="22"/>
        </w:rPr>
        <w:lastRenderedPageBreak/>
        <w:t>File name : 29_03_2024_0746_C12_D2_LTPE6_F1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916"/>
        <w:gridCol w:w="2689"/>
        <w:gridCol w:w="2097"/>
      </w:tblGrid>
      <w:tr w:rsidR="00500D74" w:rsidRPr="000F5F78" w14:paraId="4030E963" w14:textId="77777777" w:rsidTr="000F5F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5845F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LTPE 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3EA94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B2734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C12_D2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BDE5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</w:tr>
      <w:tr w:rsidR="00500D74" w:rsidRPr="000F5F78" w14:paraId="658E9CBF" w14:textId="77777777" w:rsidTr="000F5F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643B9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0D1FE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0:31:01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4E98C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0:27:33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06564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14.02</w:t>
            </w:r>
          </w:p>
        </w:tc>
      </w:tr>
      <w:tr w:rsidR="00500D74" w:rsidRPr="000F5F78" w14:paraId="594057ED" w14:textId="77777777" w:rsidTr="000F5F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0290C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DAB1D6" w14:textId="18DF99A8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</w:t>
            </w:r>
            <w:r w:rsidR="00500D7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08:28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54013" w14:textId="7A6A707C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7F0DE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500D74" w:rsidRPr="000F5F78" w14:paraId="6FD35903" w14:textId="77777777" w:rsidTr="000F5F7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A12CA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F943E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6E596" w14:textId="7D032C12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23-03-2024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AE3D" w14:textId="6AF14D24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3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</w:p>
        </w:tc>
      </w:tr>
      <w:tr w:rsidR="000F5F78" w:rsidRPr="000F5F78" w14:paraId="0AEB91D2" w14:textId="77777777" w:rsidTr="000F5F78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AB5CA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FISH FOUND:</w:t>
            </w:r>
            <w:r w:rsidRPr="000F5F7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  <w:p w14:paraId="0B6834CA" w14:textId="7DBEAD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F7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F1</w:t>
            </w:r>
          </w:p>
          <w:p w14:paraId="37BDE88C" w14:textId="2391DBE9" w:rsidR="000F5F78" w:rsidRPr="00C240B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</w:pPr>
            <w:r w:rsidRPr="00C240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 xml:space="preserve">FIsh </w:t>
            </w:r>
            <w:r w:rsidR="00C240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 xml:space="preserve">KERONGKERONG </w:t>
            </w:r>
            <w:r w:rsidR="0040413C" w:rsidRPr="00C240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DOUBLE CHECK SPECIES</w:t>
            </w:r>
          </w:p>
          <w:p w14:paraId="0B8F216C" w14:textId="54B77712" w:rsidR="000F5F78" w:rsidRPr="00032BAE" w:rsidRDefault="00503077" w:rsidP="000F5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</w:pPr>
            <w:r w:rsidRPr="00032BA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>T1/</w:t>
            </w:r>
            <w:r w:rsidR="000F5F78" w:rsidRPr="00032BA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 xml:space="preserve">MaxN: 1 </w:t>
            </w:r>
            <w:r w:rsidRPr="00032BA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>14:49 (F1)</w:t>
            </w:r>
          </w:p>
          <w:p w14:paraId="0D01E88E" w14:textId="77777777" w:rsidR="000F5F78" w:rsidRPr="00032BAE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red"/>
                <w:lang w:val="fr-FR"/>
                <w14:ligatures w14:val="none"/>
              </w:rPr>
            </w:pPr>
          </w:p>
          <w:p w14:paraId="1D434B88" w14:textId="34826B15" w:rsidR="000F5F78" w:rsidRPr="00032BAE" w:rsidRDefault="000F5F78" w:rsidP="000F5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</w:pPr>
            <w:r w:rsidRPr="00032BA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 xml:space="preserve">Fish </w:t>
            </w:r>
            <w:r w:rsidR="00503077" w:rsidRPr="00032BAE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>L</w:t>
            </w:r>
          </w:p>
          <w:p w14:paraId="0A52E5BD" w14:textId="05DAD0A8" w:rsidR="00503077" w:rsidRPr="00032BAE" w:rsidRDefault="00503077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</w:pPr>
            <w:r w:rsidRPr="00032BAE"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  <w:t>T1MaxN: 1  18:20 (F1)</w:t>
            </w:r>
          </w:p>
          <w:p w14:paraId="25775258" w14:textId="6D9EB070" w:rsidR="00503077" w:rsidRPr="00032BAE" w:rsidRDefault="00503077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</w:p>
          <w:p w14:paraId="7BE3BAE9" w14:textId="10C82CEF" w:rsidR="00503077" w:rsidRPr="00032BAE" w:rsidRDefault="00503077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</w:pPr>
            <w:r w:rsidRPr="00032BAE"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  <w:t>UNIDFISH</w:t>
            </w:r>
          </w:p>
          <w:p w14:paraId="6A7088B1" w14:textId="1E98B033" w:rsidR="00503077" w:rsidRPr="00AB2ECA" w:rsidRDefault="00503077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</w:pPr>
            <w:r w:rsidRPr="00AB2ECA"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  <w:t xml:space="preserve">T1/MaxN: 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>2 (0:19:12) (F1)</w:t>
            </w:r>
          </w:p>
          <w:p w14:paraId="7E2BC214" w14:textId="77777777" w:rsidR="000F5F78" w:rsidRPr="00AB2ECA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</w:pPr>
          </w:p>
          <w:p w14:paraId="6FC171D3" w14:textId="66381BFE" w:rsidR="000F5F78" w:rsidRPr="00AB2ECA" w:rsidRDefault="00503077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:lang w:val="fr-FR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 xml:space="preserve">Swimmer </w:t>
            </w:r>
            <w:r w:rsidR="000F5F78" w:rsidRPr="00AB2ECA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>Crab</w:t>
            </w:r>
          </w:p>
          <w:p w14:paraId="53B563C6" w14:textId="62176E11" w:rsidR="00503077" w:rsidRPr="00AB2ECA" w:rsidRDefault="00503077" w:rsidP="000F5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</w:rPr>
              <w:t>T1: 8:30 (F1) (Rajungan)</w:t>
            </w:r>
          </w:p>
          <w:p w14:paraId="3184EE5C" w14:textId="75C14055" w:rsidR="000F5F78" w:rsidRPr="00923AF3" w:rsidRDefault="000F5F78" w:rsidP="000F5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fr-FR"/>
                <w14:ligatures w14:val="none"/>
                <w:rPrChange w:id="3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20"/>
                    <w:szCs w:val="20"/>
                    <w14:ligatures w14:val="none"/>
                  </w:rPr>
                </w:rPrChange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  <w:rPrChange w:id="4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20"/>
                    <w:szCs w:val="20"/>
                    <w:highlight w:val="yellow"/>
                    <w14:ligatures w14:val="none"/>
                  </w:rPr>
                </w:rPrChange>
              </w:rPr>
              <w:t>MaxN: 3 (0:1</w:t>
            </w:r>
            <w:r w:rsidR="00503077"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  <w:rPrChange w:id="5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20"/>
                    <w:szCs w:val="20"/>
                    <w:highlight w:val="yellow"/>
                    <w14:ligatures w14:val="none"/>
                  </w:rPr>
                </w:rPrChange>
              </w:rPr>
              <w:t>0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  <w:rPrChange w:id="6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20"/>
                    <w:szCs w:val="20"/>
                    <w:highlight w:val="yellow"/>
                    <w14:ligatures w14:val="none"/>
                  </w:rPr>
                </w:rPrChange>
              </w:rPr>
              <w:t>:</w:t>
            </w:r>
            <w:r w:rsidR="00503077"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  <w:rPrChange w:id="7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20"/>
                    <w:szCs w:val="20"/>
                    <w:highlight w:val="yellow"/>
                    <w14:ligatures w14:val="none"/>
                  </w:rPr>
                </w:rPrChange>
              </w:rPr>
              <w:t>57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:lang w:val="fr-FR"/>
                <w14:ligatures w14:val="none"/>
                <w:rPrChange w:id="8" w:author="Sophie Wulfing" w:date="2026-02-13T14:07:00Z" w16du:dateUtc="2026-02-13T19:07:00Z">
                  <w:rPr>
                    <w:rFonts w:ascii="Calibri" w:eastAsia="Times New Roman" w:hAnsi="Calibri" w:cs="Calibri"/>
                    <w:color w:val="000000"/>
                    <w:kern w:val="0"/>
                    <w:sz w:val="20"/>
                    <w:szCs w:val="20"/>
                    <w:highlight w:val="yellow"/>
                    <w14:ligatures w14:val="none"/>
                  </w:rPr>
                </w:rPrChange>
              </w:rPr>
              <w:t>) (F1)</w:t>
            </w:r>
          </w:p>
          <w:p w14:paraId="0FB551FA" w14:textId="77777777" w:rsidR="000F5F78" w:rsidRPr="00923AF3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  <w:rPrChange w:id="9" w:author="Sophie Wulfing" w:date="2026-02-13T14:07:00Z" w16du:dateUtc="2026-02-13T19:07:00Z"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</w:rPrChange>
              </w:rPr>
            </w:pPr>
          </w:p>
          <w:p w14:paraId="3A16A994" w14:textId="24C3B3C7" w:rsidR="000F5F78" w:rsidRPr="00195224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</w:pP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 xml:space="preserve">Fish </w:t>
            </w:r>
            <w:r w:rsidR="00500D74"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K</w:t>
            </w:r>
          </w:p>
          <w:p w14:paraId="127470BB" w14:textId="12E667DB" w:rsidR="000F5F78" w:rsidRPr="00195224" w:rsidRDefault="000F5F78" w:rsidP="000F5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</w:pP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MaxN: 2 (0:11:</w:t>
            </w:r>
            <w:r w:rsidR="00500D74"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31</w:t>
            </w: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) (F1)</w:t>
            </w:r>
          </w:p>
          <w:p w14:paraId="65AD0A33" w14:textId="30C5BE87" w:rsidR="000F5F78" w:rsidRPr="00195224" w:rsidRDefault="00500D74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</w:pP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Also at 24:01</w:t>
            </w:r>
          </w:p>
          <w:p w14:paraId="181560DF" w14:textId="77777777" w:rsidR="000F5F78" w:rsidRPr="00C87559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red"/>
                <w14:ligatures w14:val="none"/>
              </w:rPr>
            </w:pPr>
          </w:p>
          <w:p w14:paraId="07320190" w14:textId="18B6F50B" w:rsidR="000F5F78" w:rsidRPr="00195224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highlight w:val="green"/>
                <w14:ligatures w14:val="none"/>
              </w:rPr>
            </w:pP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 xml:space="preserve">Fish </w:t>
            </w:r>
            <w:r w:rsidR="00500D74"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 xml:space="preserve">M </w:t>
            </w: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 xml:space="preserve">(Ikan sunu) </w:t>
            </w:r>
          </w:p>
          <w:p w14:paraId="5E819B89" w14:textId="4CD2FD10" w:rsidR="000F5F78" w:rsidRPr="000F5F78" w:rsidRDefault="000F5F78" w:rsidP="000F5F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19522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highlight w:val="green"/>
                <w14:ligatures w14:val="none"/>
              </w:rPr>
              <w:t>MaxN:1 (0:14:27) (F1)</w:t>
            </w:r>
          </w:p>
          <w:p w14:paraId="0AAC314A" w14:textId="2D2B1471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/>
                <w14:ligatures w14:val="none"/>
              </w:rPr>
            </w:pPr>
          </w:p>
        </w:tc>
      </w:tr>
      <w:tr w:rsidR="000F5F78" w:rsidRPr="000F5F78" w14:paraId="3448D083" w14:textId="77777777" w:rsidTr="000F5F78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45D6A9" w14:textId="77777777" w:rsidR="000F5F78" w:rsidRPr="000F5F78" w:rsidRDefault="000F5F78" w:rsidP="000F5F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CO"/>
                <w14:ligatures w14:val="none"/>
              </w:rPr>
            </w:pPr>
          </w:p>
        </w:tc>
      </w:tr>
    </w:tbl>
    <w:p w14:paraId="40E879CD" w14:textId="13060E3C" w:rsidR="0040413C" w:rsidRDefault="000F5F78">
      <w:pPr>
        <w:rPr>
          <w:rFonts w:ascii="Arial" w:hAnsi="Arial" w:cs="Arial"/>
          <w:color w:val="000000"/>
          <w:lang w:val="es-CO"/>
        </w:rPr>
      </w:pPr>
      <w:r w:rsidRPr="00503077">
        <w:rPr>
          <w:rFonts w:ascii="Arial" w:hAnsi="Arial" w:cs="Arial"/>
          <w:color w:val="000000"/>
          <w:lang w:val="es-CO"/>
        </w:rPr>
        <w:br w:type="page"/>
      </w:r>
    </w:p>
    <w:p w14:paraId="1B9AAA8C" w14:textId="77777777" w:rsidR="0040413C" w:rsidRPr="0040413C" w:rsidRDefault="0040413C" w:rsidP="004041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0413C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28_03_2024_1313_C5_D4_TMPE2_F1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027"/>
        <w:gridCol w:w="2691"/>
        <w:gridCol w:w="2071"/>
      </w:tblGrid>
      <w:tr w:rsidR="0040413C" w:rsidRPr="0040413C" w14:paraId="658B6613" w14:textId="77777777" w:rsidTr="0040413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D7163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TMPE2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3A31B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508DE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C5_D4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2001F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</w:t>
            </w:r>
          </w:p>
        </w:tc>
      </w:tr>
      <w:tr w:rsidR="0040413C" w:rsidRPr="0040413C" w14:paraId="59186D66" w14:textId="77777777" w:rsidTr="0040413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7C550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962CF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00:37:21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06361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00:36:32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18BAE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-</w:t>
            </w:r>
          </w:p>
        </w:tc>
      </w:tr>
      <w:tr w:rsidR="0040413C" w:rsidRPr="0040413C" w14:paraId="1B7BD67F" w14:textId="77777777" w:rsidTr="0040413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9BE12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D6E1C" w14:textId="6A50082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 00:0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5:0</w:t>
            </w:r>
            <w:r w:rsid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  <w:p w14:paraId="0E262382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CE51A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00:00:44</w:t>
            </w:r>
          </w:p>
          <w:p w14:paraId="1D5DFD19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37C14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0413C" w:rsidRPr="0040413C" w14:paraId="1550C007" w14:textId="77777777" w:rsidTr="0040413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087B2" w14:textId="7C21E591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6144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2B564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5B5BD" w14:textId="5D106AC5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22-04-2024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9E988" w14:textId="33F8CD86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3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</w:p>
        </w:tc>
      </w:tr>
      <w:tr w:rsidR="0040413C" w:rsidRPr="0040413C" w14:paraId="0E9B6A94" w14:textId="77777777" w:rsidTr="0040413C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9E445B" w14:textId="48E59A82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0413C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4041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DB11DA4" w14:textId="68AFC242" w:rsidR="0040413C" w:rsidRPr="004038E6" w:rsidRDefault="0040413C" w:rsidP="004041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Guppy </w:t>
            </w:r>
            <w:r w:rsidR="00262BE9" w:rsidRPr="004038E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C</w:t>
            </w:r>
            <w:r w:rsidR="00923AF3" w:rsidRPr="004038E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&lt;</w:t>
            </w:r>
            <w:r w:rsidR="00923AF3" w:rsidRPr="004038E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sym w:font="Wingdings" w:char="F0DF"/>
            </w:r>
            <w:r w:rsidR="00923AF3" w:rsidRPr="004038E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CHANGE TO FISHF</w:t>
            </w:r>
          </w:p>
          <w:p w14:paraId="6FE8D490" w14:textId="0D0C131C" w:rsidR="00FB4C0B" w:rsidRPr="00262BE9" w:rsidRDefault="00FB4C0B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262BE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  <w:t>T1: 06:11</w:t>
            </w:r>
          </w:p>
          <w:p w14:paraId="7ECAFA76" w14:textId="77777777" w:rsidR="0040413C" w:rsidRPr="00262BE9" w:rsidRDefault="0040413C" w:rsidP="00ED72CF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262B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3 (00:05:02) </w:t>
            </w:r>
          </w:p>
          <w:p w14:paraId="4BF7718F" w14:textId="77777777" w:rsidR="0040413C" w:rsidRPr="00262BE9" w:rsidRDefault="0040413C" w:rsidP="00ED72CF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262B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4 (00:18:39)</w:t>
            </w:r>
          </w:p>
          <w:p w14:paraId="6ECC5BFB" w14:textId="77777777" w:rsidR="0040413C" w:rsidRPr="00262BE9" w:rsidRDefault="0040413C" w:rsidP="00ED72CF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262B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5 (00:24:21) </w:t>
            </w:r>
          </w:p>
          <w:p w14:paraId="30F18EA4" w14:textId="77777777" w:rsidR="0040413C" w:rsidRPr="00262BE9" w:rsidRDefault="0040413C" w:rsidP="00ED72CF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262B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6 (00:28:47)</w:t>
            </w:r>
            <w:r w:rsidRPr="00262BE9">
              <w:rPr>
                <w:rFonts w:ascii="Calibri" w:eastAsia="Times New Roman" w:hAnsi="Calibri" w:cs="Calibri"/>
                <w:color w:val="0000FF"/>
                <w:kern w:val="0"/>
                <w:sz w:val="18"/>
                <w:szCs w:val="18"/>
                <w:highlight w:val="green"/>
                <w14:ligatures w14:val="none"/>
              </w:rPr>
              <w:t> </w:t>
            </w:r>
          </w:p>
          <w:p w14:paraId="3DF9F721" w14:textId="2E214412" w:rsidR="0040413C" w:rsidRPr="00262BE9" w:rsidRDefault="0040413C" w:rsidP="00ED72CF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262BE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14(00:29:41)</w:t>
            </w:r>
          </w:p>
          <w:p w14:paraId="4D3D2242" w14:textId="3D580EE6" w:rsidR="00FB4C0B" w:rsidRPr="00E0117D" w:rsidRDefault="00FB4C0B" w:rsidP="00FB4C0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76406DFC" w14:textId="27016156" w:rsidR="00FB4C0B" w:rsidRPr="00D274AE" w:rsidRDefault="00FB4C0B" w:rsidP="00FB4C0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D274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DOTDASH</w:t>
            </w:r>
          </w:p>
          <w:p w14:paraId="7AFFD690" w14:textId="2345D74A" w:rsidR="00FB4C0B" w:rsidRPr="00E0117D" w:rsidRDefault="00FB4C0B" w:rsidP="00FB4C0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D274A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T1/MAXN: 2 0:11:06 (F1)</w:t>
            </w:r>
          </w:p>
          <w:p w14:paraId="4960FB9D" w14:textId="28A185B0" w:rsidR="00FB4C0B" w:rsidRPr="00E0117D" w:rsidRDefault="00FB4C0B" w:rsidP="00FB4C0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</w:p>
          <w:p w14:paraId="579267A2" w14:textId="26DC0E09" w:rsidR="00FB4C0B" w:rsidRPr="00AB2ECA" w:rsidRDefault="00FB4C0B" w:rsidP="00FB4C0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SHRIMP</w:t>
            </w:r>
            <w:r w:rsidR="00923AF3"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&lt;&lt;_ CHANGE TO SANDFISH</w:t>
            </w:r>
          </w:p>
          <w:p w14:paraId="2570BC76" w14:textId="05BB63DD" w:rsidR="00FB4C0B" w:rsidRPr="00AB2ECA" w:rsidRDefault="00FB4C0B" w:rsidP="00FB4C0B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T1/MAXN 1 0:17:12 (F1)</w:t>
            </w:r>
          </w:p>
          <w:p w14:paraId="398A86C1" w14:textId="2B65518F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68F696BD" w14:textId="1C0ACE24" w:rsidR="00E0117D" w:rsidRPr="00AB2ECA" w:rsidRDefault="00E0117D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  <w:t>UNIDFISH</w:t>
            </w:r>
          </w:p>
          <w:p w14:paraId="6592F093" w14:textId="5236952F" w:rsidR="00E0117D" w:rsidRPr="00AB2ECA" w:rsidRDefault="00E0117D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  <w:t>T1/maxn 34:03 (F1)</w:t>
            </w:r>
          </w:p>
          <w:p w14:paraId="7B6BC351" w14:textId="77777777" w:rsidR="00E0117D" w:rsidRPr="00AB2ECA" w:rsidRDefault="00E0117D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126064D2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Pipefish </w:t>
            </w:r>
          </w:p>
          <w:p w14:paraId="17088370" w14:textId="77777777" w:rsidR="0040413C" w:rsidRPr="00AB2ECA" w:rsidRDefault="0040413C" w:rsidP="00ED72C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1(0:06:05)</w:t>
            </w:r>
          </w:p>
          <w:p w14:paraId="3CA72D8A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748AD667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Blowfish</w:t>
            </w:r>
          </w:p>
          <w:p w14:paraId="0D50345E" w14:textId="77777777" w:rsidR="0040413C" w:rsidRPr="00AB2ECA" w:rsidRDefault="0040413C" w:rsidP="00ED72CF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 32:51)</w:t>
            </w:r>
          </w:p>
          <w:p w14:paraId="045C8DEC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6DBD5226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FishE (yellow-blackdot)</w:t>
            </w:r>
          </w:p>
          <w:p w14:paraId="13057D95" w14:textId="77777777" w:rsidR="0040413C" w:rsidRPr="00AB2ECA" w:rsidRDefault="0040413C" w:rsidP="00ED72C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(00:34:03)</w:t>
            </w:r>
          </w:p>
          <w:p w14:paraId="54AF87AE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6CF51425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FishG (orange)</w:t>
            </w:r>
          </w:p>
          <w:p w14:paraId="1112CBE7" w14:textId="77777777" w:rsidR="0040413C" w:rsidRPr="00AB2ECA" w:rsidRDefault="0040413C" w:rsidP="00ED72C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(00:00:25) (F2) </w:t>
            </w:r>
          </w:p>
          <w:p w14:paraId="19250528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3C4397C3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better seen at 00:08:21 in 28_03_2024_1313_C5_D4_TMPE2_F2 </w:t>
            </w:r>
          </w:p>
          <w:p w14:paraId="0821F194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193D7729" w14:textId="01B55E94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Fish </w:t>
            </w:r>
            <w:r w:rsidR="00195224"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M</w:t>
            </w: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(striped) </w:t>
            </w:r>
          </w:p>
          <w:p w14:paraId="661122CE" w14:textId="77777777" w:rsidR="0040413C" w:rsidRPr="00AB2ECA" w:rsidRDefault="0040413C" w:rsidP="00ED72C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(00:04:50) (F2)</w:t>
            </w:r>
          </w:p>
          <w:p w14:paraId="3A711A8B" w14:textId="785BC816" w:rsidR="0040413C" w:rsidRPr="00AB2ECA" w:rsidRDefault="00E71051" w:rsidP="00ED72C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</w:t>
            </w:r>
            <w:r w:rsidR="0040413C"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(00:27:42) (F2)</w:t>
            </w:r>
            <w:r w:rsidR="00E0117D"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</w:t>
            </w:r>
          </w:p>
          <w:p w14:paraId="42C3B2E1" w14:textId="587D1A8A" w:rsidR="00E71051" w:rsidRPr="00AB2ECA" w:rsidRDefault="00E71051" w:rsidP="00E7105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FISH</w:t>
            </w:r>
            <w:r w:rsidR="003E2054"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CHEETAGIRLZ</w:t>
            </w:r>
          </w:p>
          <w:p w14:paraId="7B870E33" w14:textId="7E2C7BBB" w:rsidR="00E71051" w:rsidRPr="00AB2ECA" w:rsidRDefault="00E71051" w:rsidP="00E71051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(00:27:42) (F2)</w:t>
            </w:r>
          </w:p>
          <w:p w14:paraId="20141AF1" w14:textId="7777777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3E5A5E3A" w14:textId="786915C7" w:rsidR="0040413C" w:rsidRPr="00AB2ECA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Crab</w:t>
            </w:r>
            <w:r w:rsidR="00531FB6"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MUD</w:t>
            </w:r>
          </w:p>
          <w:p w14:paraId="2BDDA645" w14:textId="77777777" w:rsidR="0040413C" w:rsidRPr="00AB2ECA" w:rsidRDefault="0040413C" w:rsidP="00ED72CF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(00:11:34) (F2)</w:t>
            </w:r>
          </w:p>
          <w:p w14:paraId="71407EAE" w14:textId="77777777" w:rsidR="0040413C" w:rsidRPr="00AB2ECA" w:rsidRDefault="0040413C" w:rsidP="00ED72CF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AB2EC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(00:25:49) (F2)</w:t>
            </w:r>
          </w:p>
          <w:p w14:paraId="5248BC57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4B6E3B6F" w14:textId="1213AFEB" w:rsidR="0040413C" w:rsidRPr="006D6715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  <w:r w:rsidRPr="00571ED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Fish </w:t>
            </w:r>
            <w:r w:rsidR="00571EDD" w:rsidRPr="00571ED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Y</w:t>
            </w:r>
            <w:r w:rsidRPr="00571ED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L (yellow lognose butterfly fish</w:t>
            </w:r>
            <w:r w:rsidRPr="006D671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)</w:t>
            </w:r>
            <w:r w:rsidR="00923AF3" w:rsidRPr="006D671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 xml:space="preserve"> THIS IS FISH M. CHANGE T1 FOR FISH M. CHANGE T1 DOE FISH YL TO 34.26 (F2)</w:t>
            </w:r>
          </w:p>
          <w:p w14:paraId="5EEAE564" w14:textId="77777777" w:rsidR="0040413C" w:rsidRPr="006D6715" w:rsidRDefault="0040413C" w:rsidP="00ED72CF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</w:pPr>
            <w:r w:rsidRPr="006D671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1 (00:33:28) (F2)</w:t>
            </w:r>
          </w:p>
          <w:p w14:paraId="746F25E3" w14:textId="77777777" w:rsidR="0040413C" w:rsidRPr="006D6715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green"/>
                <w14:ligatures w14:val="none"/>
              </w:rPr>
            </w:pPr>
          </w:p>
          <w:p w14:paraId="670D5944" w14:textId="77777777" w:rsidR="0040413C" w:rsidRDefault="0040413C" w:rsidP="004041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6D6715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highlight w:val="green"/>
                <w14:ligatures w14:val="none"/>
              </w:rPr>
              <w:t>better seen at 00:34:26  in 28_03_2024_1313_C5_D4_TMPE2_F2</w:t>
            </w:r>
          </w:p>
          <w:p w14:paraId="7B0FB816" w14:textId="77777777" w:rsidR="00923AF3" w:rsidRDefault="00923AF3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A362335" w14:textId="0A197509" w:rsidR="00923AF3" w:rsidRPr="004038E6" w:rsidRDefault="00923AF3" w:rsidP="00923AF3">
            <w:pPr>
              <w:rPr>
                <w:highlight w:val="green"/>
              </w:rPr>
            </w:pPr>
            <w:r w:rsidRPr="004038E6">
              <w:rPr>
                <w:highlight w:val="green"/>
              </w:rPr>
              <w:lastRenderedPageBreak/>
              <w:t>Species: Fish O?? – unsure, may need to be labeled as UNID, look towards bottom right corner of screen at time listed***</w:t>
            </w:r>
            <w:r w:rsidR="006D6715">
              <w:rPr>
                <w:highlight w:val="green"/>
              </w:rPr>
              <w:t>&lt;&lt; FISHO</w:t>
            </w:r>
          </w:p>
          <w:p w14:paraId="59F1617F" w14:textId="77777777" w:rsidR="00923AF3" w:rsidRPr="004038E6" w:rsidRDefault="00923AF3" w:rsidP="00923AF3">
            <w:pPr>
              <w:rPr>
                <w:highlight w:val="green"/>
                <w:lang w:val="fr-FR"/>
              </w:rPr>
            </w:pPr>
            <w:r w:rsidRPr="004038E6">
              <w:rPr>
                <w:highlight w:val="green"/>
                <w:lang w:val="fr-FR"/>
              </w:rPr>
              <w:t>T1: 00:09:49 (F2)</w:t>
            </w:r>
          </w:p>
          <w:p w14:paraId="1C363CA6" w14:textId="473278BB" w:rsidR="00923AF3" w:rsidRPr="00E657CA" w:rsidRDefault="00923AF3" w:rsidP="00923AF3">
            <w:pPr>
              <w:rPr>
                <w:lang w:val="fr-FR"/>
              </w:rPr>
            </w:pPr>
            <w:r w:rsidRPr="004038E6">
              <w:rPr>
                <w:highlight w:val="green"/>
                <w:lang w:val="fr-FR"/>
              </w:rPr>
              <w:t xml:space="preserve">MaxN: </w:t>
            </w:r>
            <w:r w:rsidR="00531FB6" w:rsidRPr="004038E6">
              <w:rPr>
                <w:highlight w:val="green"/>
                <w:lang w:val="fr-FR"/>
              </w:rPr>
              <w:t>3</w:t>
            </w:r>
            <w:r w:rsidRPr="004038E6">
              <w:rPr>
                <w:highlight w:val="green"/>
                <w:lang w:val="fr-FR"/>
              </w:rPr>
              <w:t xml:space="preserve"> (F2)</w:t>
            </w:r>
            <w:r w:rsidR="00531FB6" w:rsidRPr="004038E6">
              <w:rPr>
                <w:highlight w:val="green"/>
                <w:lang w:val="fr-FR"/>
              </w:rPr>
              <w:t xml:space="preserve"> 30.50</w:t>
            </w:r>
          </w:p>
          <w:p w14:paraId="09A7C1F7" w14:textId="77777777" w:rsidR="00923AF3" w:rsidRPr="0040413C" w:rsidRDefault="00923AF3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  <w:p w14:paraId="062683D0" w14:textId="77777777" w:rsidR="0040413C" w:rsidRPr="0040413C" w:rsidRDefault="0040413C" w:rsidP="004041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2D129F2" w14:textId="77777777" w:rsidR="00571EDD" w:rsidRDefault="00571EDD" w:rsidP="00E0117D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6225BA0" w14:textId="77777777" w:rsidR="00571EDD" w:rsidRDefault="00571EDD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11976C2D" w14:textId="2D42C8E9" w:rsidR="00E0117D" w:rsidRPr="00E0117D" w:rsidRDefault="00E0117D" w:rsidP="00E011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0117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28_03_2024_1334_C11_D6_TMPE1_F1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992"/>
        <w:gridCol w:w="2693"/>
        <w:gridCol w:w="2068"/>
      </w:tblGrid>
      <w:tr w:rsidR="00E0117D" w:rsidRPr="00E0117D" w14:paraId="4CC97BDF" w14:textId="77777777" w:rsidTr="00E011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DC4F9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TMPE1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A815E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E19ED5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C11_D6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72740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</w:t>
            </w:r>
          </w:p>
        </w:tc>
      </w:tr>
      <w:tr w:rsidR="00E0117D" w:rsidRPr="00E0117D" w14:paraId="557FF887" w14:textId="77777777" w:rsidTr="00E011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A1E7A3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038F3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00:42:09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588DD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00:37:47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03DD0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-</w:t>
            </w:r>
          </w:p>
        </w:tc>
      </w:tr>
      <w:tr w:rsidR="00E0117D" w:rsidRPr="00E0117D" w14:paraId="0E27BF77" w14:textId="77777777" w:rsidTr="00E011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E3414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D0B65D" w14:textId="28982D03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3302C0" w:rsidRPr="003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00:06:21</w:t>
            </w:r>
          </w:p>
          <w:p w14:paraId="78F0D21E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9BBEA" w14:textId="06CC87A8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</w:t>
            </w:r>
            <w:r w:rsidR="003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13:35 (F2)</w:t>
            </w:r>
          </w:p>
          <w:p w14:paraId="756AD2F3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BB767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0117D" w:rsidRPr="00E0117D" w14:paraId="39986418" w14:textId="77777777" w:rsidTr="00E0117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8F1ED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5E5B0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993EA" w14:textId="7E05C973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28-04-2024</w:t>
            </w:r>
            <w:r w:rsid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C3EF7" w14:textId="7103A5B4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  <w:r w:rsidR="003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</w:t>
            </w:r>
          </w:p>
        </w:tc>
      </w:tr>
      <w:tr w:rsidR="00E0117D" w:rsidRPr="00E0117D" w14:paraId="162CFC85" w14:textId="77777777" w:rsidTr="00E0117D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44C8CF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37D869BE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45D6EE0" w14:textId="4A735372" w:rsidR="00E0117D" w:rsidRPr="00517C4C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Guppy </w:t>
            </w:r>
            <w:r w:rsidR="00517C4C"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UNID</w:t>
            </w:r>
          </w:p>
          <w:p w14:paraId="0F733A7B" w14:textId="748F0163" w:rsidR="00E0117D" w:rsidRPr="00517C4C" w:rsidRDefault="00E0117D" w:rsidP="00ED72CF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(00:0</w:t>
            </w:r>
            <w:r w:rsidR="00F33498"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6</w:t>
            </w: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</w:t>
            </w:r>
            <w:r w:rsidR="00F33498"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21</w:t>
            </w: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</w:t>
            </w:r>
          </w:p>
          <w:p w14:paraId="52972F83" w14:textId="77777777" w:rsidR="00E0117D" w:rsidRPr="00517C4C" w:rsidRDefault="00E0117D" w:rsidP="00ED72CF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2(00:38:14)</w:t>
            </w:r>
          </w:p>
          <w:p w14:paraId="0D06A297" w14:textId="77777777" w:rsidR="00E0117D" w:rsidRPr="00D274AE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14:ligatures w14:val="none"/>
              </w:rPr>
            </w:pPr>
          </w:p>
          <w:p w14:paraId="529820D8" w14:textId="330168D2" w:rsidR="00E0117D" w:rsidRPr="00517C4C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3302C0"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K</w:t>
            </w:r>
          </w:p>
          <w:p w14:paraId="3130DBD5" w14:textId="77777777" w:rsidR="00E0117D" w:rsidRPr="00517C4C" w:rsidRDefault="00E0117D" w:rsidP="00ED72CF">
            <w:pPr>
              <w:numPr>
                <w:ilvl w:val="0"/>
                <w:numId w:val="1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(00:10:00) </w:t>
            </w:r>
          </w:p>
          <w:p w14:paraId="3A6E3A4B" w14:textId="77777777" w:rsidR="00E0117D" w:rsidRPr="00D274AE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14:ligatures w14:val="none"/>
              </w:rPr>
            </w:pPr>
          </w:p>
          <w:p w14:paraId="31BF26C3" w14:textId="77777777" w:rsidR="00E0117D" w:rsidRPr="00517C4C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 E (yellow-blackdot)</w:t>
            </w:r>
          </w:p>
          <w:p w14:paraId="0D3EE6AD" w14:textId="77777777" w:rsidR="00E0117D" w:rsidRPr="00517C4C" w:rsidRDefault="00E0117D" w:rsidP="00ED72CF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517C4C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(00:26:40)</w:t>
            </w:r>
          </w:p>
          <w:p w14:paraId="41243A89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5E682BF" w14:textId="77777777" w:rsidR="00E0117D" w:rsidRPr="004038E6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17329F39" w14:textId="77777777" w:rsidR="00E0117D" w:rsidRPr="004038E6" w:rsidRDefault="00E0117D" w:rsidP="00ED72CF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1(00:30:30)</w:t>
            </w:r>
          </w:p>
          <w:p w14:paraId="0C130C47" w14:textId="77777777" w:rsidR="00E0117D" w:rsidRPr="004038E6" w:rsidRDefault="00E0117D" w:rsidP="00ED72CF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1(00:32:27)</w:t>
            </w:r>
          </w:p>
          <w:p w14:paraId="51CAA69B" w14:textId="77777777" w:rsidR="00E0117D" w:rsidRPr="004038E6" w:rsidRDefault="00E0117D" w:rsidP="00ED72CF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1(00:23:06) (F2)</w:t>
            </w:r>
          </w:p>
          <w:p w14:paraId="66666598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1545788" w14:textId="657A12F8" w:rsidR="00E0117D" w:rsidRPr="0080536D" w:rsidRDefault="003302C0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0536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B</w:t>
            </w:r>
            <w:r w:rsidR="0080536D" w:rsidRPr="0080536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FLY1</w:t>
            </w:r>
          </w:p>
          <w:p w14:paraId="1BAEB1AF" w14:textId="77777777" w:rsidR="00E0117D" w:rsidRPr="0080536D" w:rsidRDefault="00E0117D" w:rsidP="00ED72CF">
            <w:pPr>
              <w:numPr>
                <w:ilvl w:val="0"/>
                <w:numId w:val="1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80536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1(00:33:30)</w:t>
            </w:r>
          </w:p>
          <w:p w14:paraId="17E33FAC" w14:textId="77777777" w:rsidR="00E0117D" w:rsidRPr="00D274AE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14:ligatures w14:val="none"/>
              </w:rPr>
            </w:pPr>
          </w:p>
          <w:p w14:paraId="040E7833" w14:textId="0A828DA8" w:rsidR="00E0117D" w:rsidRPr="0080536D" w:rsidRDefault="0080536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80536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BFLY2</w:t>
            </w:r>
          </w:p>
          <w:p w14:paraId="3A25FC08" w14:textId="0540F92E" w:rsidR="00E0117D" w:rsidRPr="0080536D" w:rsidRDefault="00F33498" w:rsidP="00ED72CF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80536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T1/maxn </w:t>
            </w:r>
            <w:r w:rsidR="00E0117D" w:rsidRPr="0080536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2(00:05:50) (F2)                 </w:t>
            </w:r>
          </w:p>
          <w:p w14:paraId="5477E22F" w14:textId="77777777" w:rsidR="00E0117D" w:rsidRPr="00E0117D" w:rsidRDefault="00E0117D" w:rsidP="00E011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Pr="00E011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</w:p>
        </w:tc>
      </w:tr>
    </w:tbl>
    <w:p w14:paraId="25B7D37E" w14:textId="1588FFAF" w:rsidR="00E0117D" w:rsidRDefault="00E0117D">
      <w:pPr>
        <w:rPr>
          <w:rFonts w:ascii="Arial" w:hAnsi="Arial" w:cs="Arial"/>
          <w:color w:val="000000"/>
        </w:rPr>
      </w:pPr>
    </w:p>
    <w:p w14:paraId="2C06F134" w14:textId="480F2EE6" w:rsidR="005C0763" w:rsidRDefault="00E0117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43C5A5EE" w14:textId="148FE54E" w:rsidR="005C0763" w:rsidRDefault="005C076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File name : 27_03_2024_1458_CNEW_D2_TMPD3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2018"/>
        <w:gridCol w:w="2636"/>
        <w:gridCol w:w="2029"/>
      </w:tblGrid>
      <w:tr w:rsidR="006144D7" w:rsidRPr="005C0763" w14:paraId="2F434CA6" w14:textId="77777777" w:rsidTr="005C07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ABF47" w14:textId="18286552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8C249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24CE8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CNEW_D2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D005A" w14:textId="4F5DEEDF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6144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</w:tr>
      <w:tr w:rsidR="006144D7" w:rsidRPr="005C0763" w14:paraId="4A857478" w14:textId="77777777" w:rsidTr="005C07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03F84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169A2" w14:textId="4135CFCB" w:rsidR="005C0763" w:rsidRDefault="006144D7" w:rsidP="005C0763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F1: </w:t>
            </w:r>
            <w:r>
              <w:rPr>
                <w:rFonts w:ascii="Calibri" w:hAnsi="Calibri" w:cs="Calibri"/>
                <w:color w:val="000000"/>
              </w:rPr>
              <w:t>0:25:18</w:t>
            </w:r>
          </w:p>
          <w:p w14:paraId="48717776" w14:textId="3DD68A11" w:rsidR="006144D7" w:rsidRDefault="006144D7" w:rsidP="005C07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F2:</w:t>
            </w:r>
            <w:r>
              <w:rPr>
                <w:rFonts w:ascii="Calibri" w:hAnsi="Calibri" w:cs="Calibri"/>
                <w:color w:val="000000"/>
              </w:rPr>
              <w:t xml:space="preserve"> 0:21:24</w:t>
            </w:r>
          </w:p>
          <w:p w14:paraId="0CF1822C" w14:textId="51AF6BE4" w:rsidR="006144D7" w:rsidRPr="005C0763" w:rsidRDefault="006144D7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68DB2" w14:textId="65206DFC" w:rsidR="006144D7" w:rsidRDefault="006144D7" w:rsidP="005C07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F3:</w:t>
            </w:r>
            <w:r>
              <w:rPr>
                <w:rFonts w:ascii="Calibri" w:hAnsi="Calibri" w:cs="Calibri"/>
                <w:color w:val="000000"/>
              </w:rPr>
              <w:t xml:space="preserve"> 0:21:24</w:t>
            </w:r>
          </w:p>
          <w:p w14:paraId="281B95F2" w14:textId="6A7B8B29" w:rsidR="005C0763" w:rsidRPr="005C0763" w:rsidRDefault="006144D7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F4: 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00:21:24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8383A6" w14:textId="16D4BA52" w:rsidR="006144D7" w:rsidRDefault="006144D7" w:rsidP="005C076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F5: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00:21:24</w:t>
            </w:r>
          </w:p>
          <w:p w14:paraId="45543516" w14:textId="60BCF803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F6: 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00:01:38</w:t>
            </w:r>
          </w:p>
        </w:tc>
      </w:tr>
      <w:tr w:rsidR="006144D7" w:rsidRPr="005C0763" w14:paraId="0CE31F41" w14:textId="77777777" w:rsidTr="005C07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1F383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7D337" w14:textId="3E58542F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</w:t>
            </w:r>
            <w:r w:rsidR="006144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15:00</w:t>
            </w:r>
          </w:p>
          <w:p w14:paraId="18EEAABE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8F2A0" w14:textId="6CA03225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</w:t>
            </w:r>
            <w:r w:rsidR="006144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13:16 (F4)</w:t>
            </w:r>
          </w:p>
          <w:p w14:paraId="33208F0F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D0F5D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144D7" w:rsidRPr="005C0763" w14:paraId="4AAD092F" w14:textId="77777777" w:rsidTr="005C076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2CA80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F385A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1B78F" w14:textId="2E922DE6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30-04-2024</w:t>
            </w:r>
            <w:r w:rsidR="006144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BA246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5C0763" w:rsidRPr="005C0763" w14:paraId="76CFACE3" w14:textId="77777777" w:rsidTr="005C0763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61AED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C0763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7B83ED01" w14:textId="77777777" w:rsidR="005C0763" w:rsidRPr="005C0763" w:rsidRDefault="005C0763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D224577" w14:textId="34D92306" w:rsidR="005C0763" w:rsidRPr="005C0763" w:rsidRDefault="006144D7" w:rsidP="005C076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NONE</w:t>
            </w:r>
            <w:r w:rsidR="005C0763"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  <w:r w:rsidR="005C0763" w:rsidRPr="005C07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</w:p>
        </w:tc>
      </w:tr>
    </w:tbl>
    <w:p w14:paraId="55A1A0F8" w14:textId="77777777" w:rsidR="00E0117D" w:rsidRDefault="00E0117D">
      <w:pPr>
        <w:rPr>
          <w:rFonts w:ascii="Arial" w:hAnsi="Arial" w:cs="Arial"/>
          <w:color w:val="000000"/>
        </w:rPr>
      </w:pPr>
    </w:p>
    <w:p w14:paraId="71243819" w14:textId="58B0B139" w:rsidR="006144D7" w:rsidRDefault="006144D7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1CF22001" w14:textId="77777777" w:rsidR="00BC69ED" w:rsidRPr="00BC69ED" w:rsidRDefault="00BC69ED" w:rsidP="00BC69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C69ED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27_03_2024_1521_C11_D3_TMPL2_F1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120"/>
        <w:gridCol w:w="2706"/>
        <w:gridCol w:w="2033"/>
      </w:tblGrid>
      <w:tr w:rsidR="008A0E52" w:rsidRPr="00BC69ED" w14:paraId="52ED45B7" w14:textId="77777777" w:rsidTr="00BC69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29797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TMPL2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E2B70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52846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C11_D3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6F54C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8A0E52" w:rsidRPr="00BC69ED" w14:paraId="4D51672D" w14:textId="77777777" w:rsidTr="00BC69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866E7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09B90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00:32:06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CAFAA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00:42:31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BEA1F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00:13:05</w:t>
            </w:r>
          </w:p>
        </w:tc>
      </w:tr>
      <w:tr w:rsidR="008A0E52" w:rsidRPr="00BC69ED" w14:paraId="51167E27" w14:textId="77777777" w:rsidTr="00BC69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000DD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5DFE1F" w14:textId="5D978380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</w:t>
            </w:r>
            <w:r w:rsidR="008A0E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5:16</w:t>
            </w:r>
          </w:p>
          <w:p w14:paraId="30EAAAF4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D1541" w14:textId="79A3ED8E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00:11:00</w:t>
            </w:r>
            <w:r w:rsidR="008A0E5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(F2)</w:t>
            </w:r>
          </w:p>
          <w:p w14:paraId="4C1532D5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BF583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A0E52" w:rsidRPr="00BC69ED" w14:paraId="7484D1A2" w14:textId="77777777" w:rsidTr="00BC69E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276A8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BEF8B9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8CE69" w14:textId="6C7C98B8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30-04-2024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38011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BC69ED" w:rsidRPr="00BC69ED" w14:paraId="5C2103DD" w14:textId="77777777" w:rsidTr="00BC69ED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B1C4E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BC6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762997E7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4B56245" w14:textId="77777777" w:rsidR="00BC69ED" w:rsidRPr="002411FA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411FA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49FF204D" w14:textId="0B9AA021" w:rsidR="00BC69ED" w:rsidRPr="002411FA" w:rsidRDefault="008A0E52" w:rsidP="00ED72CF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411FA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 05:26</w:t>
            </w:r>
          </w:p>
          <w:p w14:paraId="5B871724" w14:textId="77777777" w:rsidR="00BC69ED" w:rsidRPr="002411FA" w:rsidRDefault="00BC69ED" w:rsidP="00ED72CF">
            <w:pPr>
              <w:numPr>
                <w:ilvl w:val="0"/>
                <w:numId w:val="1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411FA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6(00:09:11) (F2)</w:t>
            </w:r>
          </w:p>
          <w:p w14:paraId="688FB2DE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BCDD2FA" w14:textId="14AD6745" w:rsidR="00BC69ED" w:rsidRPr="001079B0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1079B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F8121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</w:t>
            </w:r>
          </w:p>
          <w:p w14:paraId="5223A2FA" w14:textId="31861803" w:rsidR="00BC69ED" w:rsidRPr="001079B0" w:rsidRDefault="008A0E52" w:rsidP="00ED72CF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1079B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02:33 (F2)</w:t>
            </w:r>
          </w:p>
          <w:p w14:paraId="3C3028DD" w14:textId="77777777" w:rsidR="00BC69ED" w:rsidRPr="001079B0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E9C6A2C" w14:textId="1C970826" w:rsidR="00BC69ED" w:rsidRPr="00BC69ED" w:rsidRDefault="008A0E52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079B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Also in f1 02:42</w:t>
            </w:r>
          </w:p>
          <w:p w14:paraId="138F49B6" w14:textId="77777777" w:rsidR="00BC69ED" w:rsidRPr="00BC69ED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B0B7F0A" w14:textId="45EC0E62" w:rsidR="00BC69ED" w:rsidRPr="004038E6" w:rsidRDefault="00BC69ED" w:rsidP="00531FB6">
            <w:pPr>
              <w:tabs>
                <w:tab w:val="left" w:pos="1110"/>
              </w:tabs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  <w:r w:rsidR="00531FB6"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ab/>
              <w:t>MUD</w:t>
            </w:r>
          </w:p>
          <w:p w14:paraId="03159E1E" w14:textId="77777777" w:rsidR="00BC69ED" w:rsidRPr="004038E6" w:rsidRDefault="00BC69ED" w:rsidP="00ED72CF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1(00:17:11)</w:t>
            </w:r>
          </w:p>
          <w:p w14:paraId="6F5FA58F" w14:textId="77777777" w:rsidR="00BC69ED" w:rsidRPr="004038E6" w:rsidRDefault="00BC69ED" w:rsidP="00ED72CF">
            <w:pPr>
              <w:numPr>
                <w:ilvl w:val="0"/>
                <w:numId w:val="1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1(00:21:09)         </w:t>
            </w:r>
          </w:p>
          <w:p w14:paraId="435F55CA" w14:textId="77777777" w:rsidR="00BC69ED" w:rsidRPr="004038E6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B6AF416" w14:textId="77777777" w:rsidR="00BC69ED" w:rsidRPr="004038E6" w:rsidRDefault="00BC69ED" w:rsidP="00BC6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 E (yellow-blackdot)</w:t>
            </w:r>
          </w:p>
          <w:p w14:paraId="1122B155" w14:textId="69205572" w:rsidR="00BC69ED" w:rsidRPr="004038E6" w:rsidRDefault="00BC69ED" w:rsidP="00ED72CF">
            <w:pPr>
              <w:numPr>
                <w:ilvl w:val="0"/>
                <w:numId w:val="1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1(00:23:27)</w:t>
            </w:r>
          </w:p>
          <w:p w14:paraId="187AE6BC" w14:textId="3DF2787D" w:rsidR="008A0E52" w:rsidRPr="004038E6" w:rsidRDefault="008A0E52" w:rsidP="008A0E5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1A05241C" w14:textId="702ECF92" w:rsidR="008A0E52" w:rsidRPr="004038E6" w:rsidRDefault="008A0E52" w:rsidP="008A0E5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FISHF </w:t>
            </w:r>
          </w:p>
          <w:p w14:paraId="46EC0C65" w14:textId="0B13436F" w:rsidR="00531FB6" w:rsidRPr="004038E6" w:rsidRDefault="00531FB6" w:rsidP="008A0E5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highlight w:val="green"/>
              </w:rPr>
              <w:t>T1: 00:02:32 (F2)</w:t>
            </w:r>
          </w:p>
          <w:p w14:paraId="4EDE112B" w14:textId="231E8E5F" w:rsidR="008A0E52" w:rsidRPr="004038E6" w:rsidRDefault="008A0E52" w:rsidP="00ED72C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24:15</w:t>
            </w:r>
            <w:r w:rsidR="002411FA"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(F2)</w:t>
            </w:r>
          </w:p>
          <w:p w14:paraId="2246BA2D" w14:textId="11190452" w:rsidR="008A0E52" w:rsidRPr="004038E6" w:rsidRDefault="008A0E52" w:rsidP="008A0E5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07C773F7" w14:textId="53DC2DE2" w:rsidR="008A0E52" w:rsidRPr="004038E6" w:rsidRDefault="008A0E52" w:rsidP="008A0E5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UNIDFISH</w:t>
            </w:r>
          </w:p>
          <w:p w14:paraId="40D92027" w14:textId="2F340401" w:rsidR="008A0E52" w:rsidRPr="004038E6" w:rsidRDefault="008A0E52" w:rsidP="00ED72CF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17:12 (F2)</w:t>
            </w:r>
          </w:p>
          <w:p w14:paraId="26B9E382" w14:textId="77777777" w:rsidR="00531FB6" w:rsidRPr="004038E6" w:rsidRDefault="00531FB6" w:rsidP="00531FB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5990882C" w14:textId="77777777" w:rsidR="00531FB6" w:rsidRPr="004038E6" w:rsidRDefault="00531FB6" w:rsidP="00531FB6">
            <w:pPr>
              <w:rPr>
                <w:highlight w:val="green"/>
              </w:rPr>
            </w:pPr>
            <w:r w:rsidRPr="004038E6">
              <w:rPr>
                <w:highlight w:val="green"/>
              </w:rPr>
              <w:t>Species: Dotdash</w:t>
            </w:r>
          </w:p>
          <w:p w14:paraId="18C4EF1B" w14:textId="77777777" w:rsidR="00531FB6" w:rsidRPr="004038E6" w:rsidRDefault="00531FB6" w:rsidP="00531FB6">
            <w:pPr>
              <w:rPr>
                <w:highlight w:val="green"/>
              </w:rPr>
            </w:pPr>
            <w:r w:rsidRPr="004038E6">
              <w:rPr>
                <w:highlight w:val="green"/>
              </w:rPr>
              <w:t>T1: 00:08:29 (F2) – look to left of visibility stick, underneath the log (or mangrove root?) going across the screen. Hard to see at first! Can see more clearly at 00:08:33 (F2).</w:t>
            </w:r>
          </w:p>
          <w:p w14:paraId="7282BBB4" w14:textId="5615A098" w:rsidR="00531FB6" w:rsidRPr="004038E6" w:rsidRDefault="00531FB6" w:rsidP="00531FB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038E6">
              <w:rPr>
                <w:highlight w:val="green"/>
              </w:rPr>
              <w:t>MaxN: 1 (F2)</w:t>
            </w:r>
          </w:p>
          <w:p w14:paraId="7AF9CC56" w14:textId="77777777" w:rsidR="00BC69ED" w:rsidRPr="00BC69ED" w:rsidRDefault="00BC69ED" w:rsidP="00BC69E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C69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0D8BB43F" w14:textId="0E5F09AC" w:rsidR="00F60985" w:rsidRDefault="00F60985">
      <w:pPr>
        <w:rPr>
          <w:rFonts w:ascii="Arial" w:hAnsi="Arial" w:cs="Arial"/>
          <w:color w:val="000000"/>
        </w:rPr>
      </w:pPr>
    </w:p>
    <w:p w14:paraId="6F02D0DE" w14:textId="77777777" w:rsidR="00F60985" w:rsidRDefault="00F60985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71D868B4" w14:textId="77777777" w:rsidR="00F60985" w:rsidRPr="00F60985" w:rsidRDefault="00F60985" w:rsidP="00F609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60985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28_03_2024_1257_CNEW_D3_TMPL1_F1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246"/>
        <w:gridCol w:w="2583"/>
        <w:gridCol w:w="1968"/>
      </w:tblGrid>
      <w:tr w:rsidR="00AF7830" w:rsidRPr="00F60985" w14:paraId="75A1AF2D" w14:textId="77777777" w:rsidTr="00F609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5A87F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TMPL1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DC138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A33D9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CNEW_D3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3CFA5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</w:t>
            </w:r>
          </w:p>
        </w:tc>
      </w:tr>
      <w:tr w:rsidR="00AF7830" w:rsidRPr="00F60985" w14:paraId="6383D8D5" w14:textId="77777777" w:rsidTr="00F609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A4111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5B4B3" w14:textId="77777777" w:rsidR="00F60985" w:rsidRDefault="00F60985" w:rsidP="00F6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00:01:16</w:t>
            </w:r>
          </w:p>
          <w:p w14:paraId="282EFC6C" w14:textId="5A06E9C2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F4: </w:t>
            </w:r>
            <w:r>
              <w:rPr>
                <w:rFonts w:ascii="Calibri" w:hAnsi="Calibri" w:cs="Calibri"/>
                <w:color w:val="000000"/>
              </w:rPr>
              <w:t>00:21:24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41E88" w14:textId="77777777" w:rsidR="00F60985" w:rsidRDefault="00F60985" w:rsidP="00F6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00:23:59</w:t>
            </w:r>
          </w:p>
          <w:p w14:paraId="2D968D82" w14:textId="58785AD8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F5:</w:t>
            </w:r>
            <w:r>
              <w:rPr>
                <w:rFonts w:ascii="Calibri" w:hAnsi="Calibri" w:cs="Calibri"/>
                <w:color w:val="000000"/>
              </w:rPr>
              <w:t xml:space="preserve"> 00:07:13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F78A4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00:21:24</w:t>
            </w:r>
          </w:p>
        </w:tc>
      </w:tr>
      <w:tr w:rsidR="00AF7830" w:rsidRPr="00F60985" w14:paraId="2214B833" w14:textId="77777777" w:rsidTr="00F609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22587E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F860B" w14:textId="69933236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</w:t>
            </w:r>
            <w:r w:rsid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  <w:r w:rsid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 (F2)</w:t>
            </w:r>
          </w:p>
          <w:p w14:paraId="00563781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7CEA4" w14:textId="587BCA2E" w:rsidR="00F60985" w:rsidRPr="00F60985" w:rsidRDefault="00F60985" w:rsidP="00F6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  <w:r w:rsid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F5 UNUSED</w:t>
            </w:r>
          </w:p>
          <w:p w14:paraId="2B7AE3CC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1C950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F7830" w:rsidRPr="00F60985" w14:paraId="17D23529" w14:textId="77777777" w:rsidTr="00F609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B4C38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(LINES)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7A758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40%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BB67E" w14:textId="43AEDEB2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30-04-2024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4E7ED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F60985" w:rsidRPr="00F60985" w14:paraId="4303C613" w14:textId="77777777" w:rsidTr="00F60985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E1300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C3BCE2E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D6172D6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F1 → TIDAK ADA DITEMUKAN</w:t>
            </w:r>
          </w:p>
          <w:p w14:paraId="6E7F3117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08B25C9" w14:textId="77777777" w:rsidR="00F60985" w:rsidRPr="00122E99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 w:rsidRPr="00122E99">
              <w:rPr>
                <w:rFonts w:ascii="Calibri" w:eastAsia="Times New Roman" w:hAnsi="Calibri" w:cs="Calibri"/>
                <w:color w:val="000000"/>
                <w:kern w:val="0"/>
                <w:highlight w:val="yellow"/>
                <w14:ligatures w14:val="none"/>
              </w:rPr>
              <w:t>CRAB :</w:t>
            </w:r>
          </w:p>
          <w:p w14:paraId="0BD1A411" w14:textId="58585383" w:rsidR="005E471E" w:rsidRPr="005E471E" w:rsidRDefault="00F60985" w:rsidP="005E47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122E99">
              <w:rPr>
                <w:rFonts w:ascii="Calibri" w:eastAsia="Times New Roman" w:hAnsi="Calibri" w:cs="Calibri"/>
                <w:color w:val="000000"/>
                <w:kern w:val="0"/>
                <w:highlight w:val="yellow"/>
                <w14:ligatures w14:val="none"/>
              </w:rPr>
              <w:t>2 (08.10) (F2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  <w:p w14:paraId="392B9CA2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924D588" w14:textId="77777777" w:rsidR="00F60985" w:rsidRPr="00EE6C30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 :</w:t>
            </w:r>
          </w:p>
          <w:p w14:paraId="7520A4B6" w14:textId="4FDE5C11" w:rsidR="00F60985" w:rsidRPr="00EE6C30" w:rsidRDefault="005E471E" w:rsidP="00F609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</w:t>
            </w:r>
            <w:r w:rsidR="00F60985"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(08.35) (F2) ;</w:t>
            </w:r>
          </w:p>
          <w:p w14:paraId="1EB44874" w14:textId="1463A27F" w:rsidR="005E471E" w:rsidRPr="00EE6C30" w:rsidRDefault="005E471E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E6C30">
              <w:rPr>
                <w:rFonts w:ascii="Calibri" w:hAnsi="Calibri" w:cs="Calibri"/>
                <w:color w:val="000000"/>
                <w:highlight w:val="green"/>
              </w:rPr>
              <w:t>MaxN : 2 (00.45) (F4)</w:t>
            </w:r>
          </w:p>
          <w:p w14:paraId="005BBFF3" w14:textId="77777777" w:rsidR="00F60985" w:rsidRPr="00EE6C30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ADF7B0F" w14:textId="77777777" w:rsidR="00F60985" w:rsidRPr="00EE6C30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UNIDENTIFIED FISH :</w:t>
            </w:r>
          </w:p>
          <w:p w14:paraId="4A80C79D" w14:textId="77777777" w:rsidR="00F60985" w:rsidRPr="00F60985" w:rsidRDefault="00F60985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 (01.35) (F3</w:t>
            </w:r>
            <w:r w:rsidRPr="00F6098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  <w:p w14:paraId="1A7A5D6E" w14:textId="1074C44F" w:rsidR="005E471E" w:rsidRDefault="005E471E" w:rsidP="005E47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A9BC777" w14:textId="561F43EE" w:rsidR="00B30B42" w:rsidRPr="00EE6C30" w:rsidRDefault="00B30B42" w:rsidP="005E471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E6C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7B80FFB5" w14:textId="3A9F6865" w:rsidR="005E471E" w:rsidRPr="00F60985" w:rsidRDefault="00B30B42" w:rsidP="00F609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 (00.07)(F3)</w:t>
            </w:r>
          </w:p>
          <w:p w14:paraId="1FE22DCD" w14:textId="77777777" w:rsidR="00F60985" w:rsidRPr="00F60985" w:rsidRDefault="00F60985" w:rsidP="00F6098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3494EC0" w14:textId="77777777" w:rsidR="000F5F78" w:rsidRPr="0040413C" w:rsidRDefault="000F5F78">
      <w:pPr>
        <w:rPr>
          <w:rFonts w:ascii="Arial" w:hAnsi="Arial" w:cs="Arial"/>
          <w:color w:val="000000"/>
        </w:rPr>
      </w:pPr>
    </w:p>
    <w:p w14:paraId="68D43E8B" w14:textId="2E377844" w:rsidR="00AF7830" w:rsidRDefault="000F5F78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40413C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6355D5F5" w14:textId="77777777" w:rsidR="00AF7830" w:rsidRPr="00AF7830" w:rsidRDefault="00AF7830" w:rsidP="00AF78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F783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28_03_2024_1323_C14_D5_TMPE3_F1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2022"/>
        <w:gridCol w:w="2613"/>
        <w:gridCol w:w="2035"/>
      </w:tblGrid>
      <w:tr w:rsidR="00A20D29" w:rsidRPr="00AF7830" w14:paraId="3FC4C958" w14:textId="77777777" w:rsidTr="00AF78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FDF7D6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TMPE3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9B2CC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CFEE0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C14_D5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A84C8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A20D29" w:rsidRPr="00AF7830" w14:paraId="3F1354EA" w14:textId="77777777" w:rsidTr="00AF78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D02E4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4E170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00:28:12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93BDC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00:34:50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A4D46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00:08:19</w:t>
            </w:r>
          </w:p>
        </w:tc>
      </w:tr>
      <w:tr w:rsidR="00A20D29" w:rsidRPr="00AF7830" w14:paraId="5996EF4C" w14:textId="77777777" w:rsidTr="00AF78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D70B8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E2185" w14:textId="0EE2F2E9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</w:t>
            </w:r>
            <w:r w:rsid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</w:t>
            </w:r>
            <w:r w:rsid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8C2E9" w14:textId="5D75E51A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  <w:r w:rsid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F3 UNUSED</w:t>
            </w:r>
          </w:p>
          <w:p w14:paraId="0DDA2516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7890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20D29" w:rsidRPr="00AF7830" w14:paraId="0A5D94A6" w14:textId="77777777" w:rsidTr="00AF783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671F4A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 (LINES)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2803D8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84486" w14:textId="77887914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1-05-2024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96DFF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F7830" w:rsidRPr="00AF7830" w14:paraId="64850A38" w14:textId="77777777" w:rsidTr="00AF7830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C62F2" w14:textId="77777777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AF783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330CB20F" w14:textId="0EDF32D6" w:rsidR="00AF7830" w:rsidRPr="00093DB7" w:rsidRDefault="00A20D29" w:rsidP="00AF7830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Swimmer crab:</w:t>
            </w:r>
          </w:p>
          <w:p w14:paraId="23AE0686" w14:textId="1E95392E" w:rsidR="00A20D29" w:rsidRPr="00AF7830" w:rsidRDefault="00A20D29" w:rsidP="00AF7830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09:47 (F1)</w:t>
            </w:r>
          </w:p>
          <w:p w14:paraId="0917C29E" w14:textId="77777777" w:rsidR="00AF7830" w:rsidRPr="00EE6C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 :</w:t>
            </w:r>
          </w:p>
          <w:p w14:paraId="170333D8" w14:textId="22C2B37A" w:rsidR="00A20D29" w:rsidRPr="00EE6C30" w:rsidRDefault="00A20D29" w:rsidP="00AF78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T1: 2 (18.43) (F1)</w:t>
            </w:r>
          </w:p>
          <w:p w14:paraId="6F91E0B7" w14:textId="146B4A66" w:rsidR="00AF7830" w:rsidRPr="00AF7830" w:rsidRDefault="00AF7830" w:rsidP="00AF78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E6C30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 : 3 (00.38) (F2) ; 5 (01.00) (F2)</w:t>
            </w:r>
          </w:p>
          <w:p w14:paraId="4A66CAF6" w14:textId="77777777" w:rsidR="00AF7830" w:rsidRPr="00AF7830" w:rsidRDefault="00AF7830" w:rsidP="00AF7830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F78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664DB19E" w14:textId="568D1523" w:rsidR="00A20D29" w:rsidRDefault="00A20D29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7D70CC35" w14:textId="77777777" w:rsidR="00A20D29" w:rsidRDefault="00A20D29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14BAA2F2" w14:textId="77777777" w:rsidR="00A20D29" w:rsidRPr="00A20D29" w:rsidRDefault="00A20D29" w:rsidP="00A20D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20D2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27_03_2024_1440_C5_D1_TMPD2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943"/>
        <w:gridCol w:w="2627"/>
        <w:gridCol w:w="2058"/>
      </w:tblGrid>
      <w:tr w:rsidR="00E039E0" w:rsidRPr="00A20D29" w14:paraId="48F67EBD" w14:textId="77777777" w:rsidTr="00A20D2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9C79C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TMPD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B9BE1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27-02-2024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7CD9E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C5_D1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82029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</w:tr>
      <w:tr w:rsidR="00E039E0" w:rsidRPr="00A20D29" w14:paraId="63756000" w14:textId="77777777" w:rsidTr="00A20D2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8FB31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95B2B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0:29.35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B6EB2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24F9F" w14:textId="03A295AD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</w:t>
            </w:r>
            <w:r w:rsidR="00C448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7:32</w:t>
            </w:r>
          </w:p>
        </w:tc>
      </w:tr>
      <w:tr w:rsidR="00E039E0" w:rsidRPr="00A20D29" w14:paraId="23716453" w14:textId="77777777" w:rsidTr="00A20D2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0C6A7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1C8AA" w14:textId="5C2C73B3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E039E0" w:rsidRPr="00E039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="00E039E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:</w:t>
            </w:r>
            <w:r w:rsidR="00E039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05:29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BECFD" w14:textId="0859E4FC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3F6779" w14:textId="77777777" w:rsidR="00A20D29" w:rsidRPr="00A20D29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E039E0" w:rsidRPr="00A20D29" w14:paraId="4A4F501A" w14:textId="77777777" w:rsidTr="00A20D2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2960C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(8 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338A7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85 %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146E4" w14:textId="04A197F0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30-04-2024</w:t>
            </w:r>
            <w:r w:rsidR="00C448E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98C12" w14:textId="77777777" w:rsidR="00A20D29" w:rsidRPr="00A20D29" w:rsidRDefault="00A20D29" w:rsidP="00A20D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A20D29" w:rsidRPr="00A20D29" w14:paraId="5184F70C" w14:textId="77777777" w:rsidTr="00A20D29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0CCCF" w14:textId="77777777" w:rsidR="00A20D29" w:rsidRPr="00A20D29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</w:t>
            </w:r>
          </w:p>
          <w:p w14:paraId="027E1977" w14:textId="77777777" w:rsidR="00A20D29" w:rsidRPr="00A20D29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20D29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3AA38BCD" w14:textId="18AD47DD" w:rsidR="00A20D29" w:rsidRPr="002637B7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637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C901D4" w:rsidRPr="002637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K</w:t>
            </w:r>
          </w:p>
          <w:p w14:paraId="5026EEBB" w14:textId="77777777" w:rsidR="00E039E0" w:rsidRPr="002637B7" w:rsidRDefault="007771D4" w:rsidP="00A20D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2637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T1 MAXN: </w:t>
            </w:r>
            <w:r w:rsidR="00E039E0" w:rsidRPr="002637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17:36 (F1)</w:t>
            </w:r>
          </w:p>
          <w:p w14:paraId="2F36F957" w14:textId="55D94078" w:rsidR="00A20D29" w:rsidRPr="00A20D29" w:rsidRDefault="00E039E0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637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Good shots at </w:t>
            </w:r>
            <w:r w:rsidRPr="002637B7">
              <w:rPr>
                <w:rFonts w:ascii="Calibri" w:hAnsi="Calibri" w:cs="Calibri"/>
                <w:color w:val="000000"/>
                <w:highlight w:val="green"/>
              </w:rPr>
              <w:t>1 (0:</w:t>
            </w:r>
            <w:r w:rsidR="00C901D4" w:rsidRPr="002637B7">
              <w:rPr>
                <w:rFonts w:ascii="Calibri" w:hAnsi="Calibri" w:cs="Calibri"/>
                <w:color w:val="000000"/>
                <w:highlight w:val="green"/>
              </w:rPr>
              <w:t>0</w:t>
            </w:r>
            <w:r w:rsidRPr="002637B7">
              <w:rPr>
                <w:rFonts w:ascii="Calibri" w:hAnsi="Calibri" w:cs="Calibri"/>
                <w:color w:val="000000"/>
                <w:highlight w:val="green"/>
              </w:rPr>
              <w:t>1:43), 2 (0:</w:t>
            </w:r>
            <w:r w:rsidR="00C901D4" w:rsidRPr="002637B7">
              <w:rPr>
                <w:rFonts w:ascii="Calibri" w:hAnsi="Calibri" w:cs="Calibri"/>
                <w:color w:val="000000"/>
                <w:highlight w:val="green"/>
              </w:rPr>
              <w:t>0</w:t>
            </w:r>
            <w:r w:rsidRPr="002637B7">
              <w:rPr>
                <w:rFonts w:ascii="Calibri" w:hAnsi="Calibri" w:cs="Calibri"/>
                <w:color w:val="000000"/>
                <w:highlight w:val="green"/>
              </w:rPr>
              <w:t>3:17) (F1)</w:t>
            </w:r>
            <w:r w:rsidR="00A20D29" w:rsidRPr="00A20D2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</w:r>
          </w:p>
          <w:p w14:paraId="6B083C1F" w14:textId="77777777" w:rsidR="00A20D29" w:rsidRPr="00B5205D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B5205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35F74FF9" w14:textId="3DB6CED9" w:rsidR="00A20D29" w:rsidRPr="00B5205D" w:rsidRDefault="00E039E0" w:rsidP="00A20D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B5205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</w:t>
            </w:r>
            <w:r w:rsidR="00A20D29" w:rsidRPr="00B5205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: </w:t>
            </w:r>
            <w:r w:rsidRPr="00B5205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0:05:57 (F1)</w:t>
            </w:r>
          </w:p>
          <w:p w14:paraId="716E8D70" w14:textId="4AF33933" w:rsidR="00C448E0" w:rsidRPr="00B5205D" w:rsidRDefault="00C448E0" w:rsidP="00C448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B5205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 : 1(0:01:49, 2(0:05:44), 3(0:17:22) [F2]</w:t>
            </w:r>
          </w:p>
          <w:p w14:paraId="6FE62487" w14:textId="292A234A" w:rsidR="00C448E0" w:rsidRPr="00B5205D" w:rsidRDefault="00C448E0" w:rsidP="00C448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B5205D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 : 1 (0:00:30)[F3]</w:t>
            </w:r>
          </w:p>
          <w:p w14:paraId="50989A29" w14:textId="095EED4A" w:rsidR="00E039E0" w:rsidRPr="00B5205D" w:rsidRDefault="00E039E0" w:rsidP="00C44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9C1F3EC" w14:textId="6325E11F" w:rsidR="00E039E0" w:rsidRPr="00B5205D" w:rsidRDefault="00E039E0" w:rsidP="00C44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B520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3F3A3F19" w14:textId="756C884D" w:rsidR="00E039E0" w:rsidRDefault="00E039E0" w:rsidP="00C44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520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24:38 (F1)</w:t>
            </w:r>
          </w:p>
          <w:p w14:paraId="333767C7" w14:textId="77AB8049" w:rsidR="00E039E0" w:rsidRDefault="00E039E0" w:rsidP="00C44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red"/>
                <w14:ligatures w14:val="none"/>
              </w:rPr>
            </w:pPr>
          </w:p>
          <w:p w14:paraId="096562CA" w14:textId="121F670C" w:rsidR="002637B7" w:rsidRPr="002637B7" w:rsidRDefault="002637B7" w:rsidP="00C44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637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FISHN</w:t>
            </w:r>
          </w:p>
          <w:p w14:paraId="21085409" w14:textId="09FF27C9" w:rsidR="00E039E0" w:rsidRPr="002637B7" w:rsidRDefault="00E039E0" w:rsidP="00C448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637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26:43 (F1) UNTIL 00:08 (F2)</w:t>
            </w:r>
          </w:p>
          <w:p w14:paraId="6BC3CDB5" w14:textId="737D96FE" w:rsidR="00A20D29" w:rsidRPr="002637B7" w:rsidRDefault="00E039E0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2637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1(0:13:19) (F2)</w:t>
            </w:r>
          </w:p>
          <w:p w14:paraId="44CDE074" w14:textId="77777777" w:rsidR="00E039E0" w:rsidRPr="00A20D29" w:rsidRDefault="00E039E0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1B7992E" w14:textId="77777777" w:rsidR="00A20D29" w:rsidRPr="00093DB7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0B7C6071" w14:textId="6A2A6EA1" w:rsidR="00A20D29" w:rsidRPr="00A20D29" w:rsidRDefault="00A20D29" w:rsidP="00A20D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 : 1(0:</w:t>
            </w:r>
            <w:r w:rsidR="00C448E0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</w:t>
            </w: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2:48) </w:t>
            </w:r>
            <w:r w:rsidR="00C448E0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[F1]</w:t>
            </w:r>
            <w:r w:rsidR="00825FDD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Mudcrab</w:t>
            </w:r>
          </w:p>
          <w:p w14:paraId="26B038EF" w14:textId="77777777" w:rsidR="00A20D29" w:rsidRPr="00A20D29" w:rsidRDefault="00A20D29" w:rsidP="00825F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C7AC04C" w14:textId="77777777" w:rsidR="000F05DB" w:rsidRPr="000F05DB" w:rsidRDefault="00A20D29" w:rsidP="000F05DB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br w:type="page"/>
      </w:r>
      <w:r w:rsidR="000F05DB" w:rsidRPr="000F05DB">
        <w:rPr>
          <w:rFonts w:ascii="Arial" w:hAnsi="Arial" w:cs="Arial"/>
          <w:color w:val="000000"/>
          <w:sz w:val="22"/>
          <w:szCs w:val="22"/>
        </w:rPr>
        <w:lastRenderedPageBreak/>
        <w:t>File name : 28_03_2024_1249_C12_D2_TMPD1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123"/>
        <w:gridCol w:w="2509"/>
        <w:gridCol w:w="2036"/>
      </w:tblGrid>
      <w:tr w:rsidR="00423460" w:rsidRPr="000F05DB" w14:paraId="32D68254" w14:textId="77777777" w:rsidTr="000F05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FF74E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0F05D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2F410D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F8823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C12_D2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765639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3</w:t>
            </w:r>
          </w:p>
        </w:tc>
      </w:tr>
      <w:tr w:rsidR="00423460" w:rsidRPr="000F05DB" w14:paraId="78D89E96" w14:textId="77777777" w:rsidTr="000F05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29E24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9ABCF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0:28:33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11126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0:33:49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B967B" w14:textId="202A32C0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</w:t>
            </w:r>
            <w:r w:rsidR="005C19E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3:44 </w:t>
            </w:r>
          </w:p>
        </w:tc>
      </w:tr>
      <w:tr w:rsidR="00423460" w:rsidRPr="000F05DB" w14:paraId="1AE32036" w14:textId="77777777" w:rsidTr="000F05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8D049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B5AA8" w14:textId="47DE5635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F1</w:t>
            </w: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</w:t>
            </w:r>
            <w:r w:rsid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05:27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1CC93" w14:textId="650CB2D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212AC" w14:textId="77777777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23460" w:rsidRPr="000F05DB" w14:paraId="3E3BCF7A" w14:textId="77777777" w:rsidTr="000F05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77549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(8 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37CE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85 %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89BD9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9-05-2024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FAEA5" w14:textId="77777777" w:rsidR="000F05DB" w:rsidRPr="000F05DB" w:rsidRDefault="000F05DB" w:rsidP="000F0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0F05DB" w:rsidRPr="000F05DB" w14:paraId="4BFF88EA" w14:textId="77777777" w:rsidTr="000F05DB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826D5" w14:textId="174E2872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616953D" w14:textId="77777777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3B683986" w14:textId="77777777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12D34CBA" w14:textId="5748D542" w:rsidR="00EB17CD" w:rsidRPr="00621D79" w:rsidRDefault="00EB17CD" w:rsidP="000F0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</w:t>
            </w:r>
            <w:r w:rsidR="000F05DB"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: 1(0:</w:t>
            </w:r>
            <w:r w:rsidR="005C19ED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</w:t>
            </w:r>
            <w:r w:rsidR="000F05DB"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3:02</w:t>
            </w:r>
            <w:r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) (F2)</w:t>
            </w:r>
          </w:p>
          <w:p w14:paraId="2873A6E4" w14:textId="4C9CA6A0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</w:t>
            </w:r>
            <w:r w:rsidR="00EB17CD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MaxN: 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2(0:11:28)</w:t>
            </w:r>
            <w:r w:rsidR="00EB17CD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(F2)</w:t>
            </w:r>
          </w:p>
          <w:p w14:paraId="77D6512A" w14:textId="7EDBF521" w:rsidR="000F05DB" w:rsidRPr="00621D79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757DD29" w14:textId="5CF4D2AD" w:rsidR="00423460" w:rsidRPr="00621D79" w:rsidRDefault="00423460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21D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37431D80" w14:textId="4A580422" w:rsidR="00423460" w:rsidRPr="00621D79" w:rsidRDefault="00423460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21D7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T1/MAXN 1 (0:03:40) (F3)</w:t>
            </w:r>
          </w:p>
          <w:p w14:paraId="1A21EF5D" w14:textId="77777777" w:rsidR="00423460" w:rsidRPr="000F05DB" w:rsidRDefault="00423460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73F4BE60" w14:textId="5290DDFA" w:rsidR="000F05DB" w:rsidRPr="000F05DB" w:rsidRDefault="00423460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UNIDFISH</w:t>
            </w:r>
          </w:p>
          <w:p w14:paraId="0F386E7A" w14:textId="379E14A2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 : 3(0:</w:t>
            </w:r>
            <w:r w:rsidR="00423460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0</w:t>
            </w:r>
            <w:r w:rsidRPr="000F05D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7:58)</w:t>
            </w:r>
            <w:r w:rsidR="00EB17CD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</w:t>
            </w:r>
            <w:r w:rsidR="005C19ED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</w:t>
            </w:r>
            <w:r w:rsidR="00EB17CD" w:rsidRPr="00621D79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2)</w:t>
            </w:r>
          </w:p>
          <w:p w14:paraId="29C6D5A9" w14:textId="05290627" w:rsidR="000F05DB" w:rsidRPr="000F05DB" w:rsidRDefault="000F05DB" w:rsidP="000F0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35C49EF" w14:textId="159FAFAF" w:rsidR="00423460" w:rsidRDefault="000F05DB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75E2460A" w14:textId="77777777" w:rsidR="00423460" w:rsidRPr="00423460" w:rsidRDefault="00423460" w:rsidP="0042346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346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28_03_2024_1246_C1_D1_TMPL3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952"/>
        <w:gridCol w:w="2567"/>
        <w:gridCol w:w="2076"/>
      </w:tblGrid>
      <w:tr w:rsidR="00423460" w:rsidRPr="00423460" w14:paraId="33C4359E" w14:textId="77777777" w:rsidTr="0042346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5EEAA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423460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19B24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28-03-2024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9946F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056F2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2</w:t>
            </w:r>
          </w:p>
        </w:tc>
      </w:tr>
      <w:tr w:rsidR="00423460" w:rsidRPr="00423460" w14:paraId="68619B4D" w14:textId="77777777" w:rsidTr="00423460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9AE9E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C8A0F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0:46:52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95729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0:29:29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1A772" w14:textId="77777777" w:rsidR="00423460" w:rsidRPr="00423460" w:rsidRDefault="00423460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23460" w:rsidRPr="00423460" w14:paraId="7BC527F1" w14:textId="77777777" w:rsidTr="0042346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FBF7B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17161" w14:textId="29FB07D8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9A0F70" w:rsidRPr="009A0F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0:05:40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769B4" w14:textId="1795D28D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F</w:t>
            </w:r>
            <w:r w:rsidR="009A0F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</w:t>
            </w:r>
            <w:r w:rsidR="009A0F7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F2BED" w14:textId="77777777" w:rsidR="00423460" w:rsidRPr="00423460" w:rsidRDefault="00423460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423460" w:rsidRPr="00423460" w14:paraId="56D18B0F" w14:textId="77777777" w:rsidTr="0042346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A4AB3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(8 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0A280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85 %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6CA70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9-05-2024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0FE88" w14:textId="77777777" w:rsidR="00423460" w:rsidRPr="00423460" w:rsidRDefault="00423460" w:rsidP="004234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346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42346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423460" w:rsidRPr="00423460" w14:paraId="4900059E" w14:textId="77777777" w:rsidTr="00423460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C7BA04" w14:textId="77777777" w:rsidR="00423460" w:rsidRPr="00093DB7" w:rsidRDefault="00423460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b/>
                <w:bCs/>
                <w:color w:val="000000"/>
                <w:kern w:val="0"/>
                <w:highlight w:val="green"/>
                <w14:ligatures w14:val="none"/>
              </w:rPr>
              <w:t>FISH FOUND:</w:t>
            </w: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 </w:t>
            </w:r>
          </w:p>
          <w:p w14:paraId="60380464" w14:textId="77777777" w:rsidR="00423460" w:rsidRPr="00093DB7" w:rsidRDefault="00423460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  <w:t>Pipefish </w:t>
            </w:r>
          </w:p>
          <w:p w14:paraId="60FD5F7F" w14:textId="64D60579" w:rsidR="009A0F70" w:rsidRPr="00093DB7" w:rsidRDefault="00621D79" w:rsidP="00423460">
            <w:pPr>
              <w:spacing w:after="0" w:line="240" w:lineRule="auto"/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  <w:t>T1: 06:10</w:t>
            </w:r>
          </w:p>
          <w:p w14:paraId="019CCD06" w14:textId="5B2A5CE0" w:rsidR="00621D79" w:rsidRPr="00093DB7" w:rsidRDefault="00621D79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0:15:12</w:t>
            </w:r>
          </w:p>
          <w:p w14:paraId="0339DC9D" w14:textId="3DB7B2EB" w:rsidR="00621D79" w:rsidRPr="00093DB7" w:rsidRDefault="00621D79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5 0:23:43</w:t>
            </w:r>
          </w:p>
          <w:p w14:paraId="7C611D12" w14:textId="77777777" w:rsidR="00423460" w:rsidRPr="00093DB7" w:rsidRDefault="00423460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4E52745" w14:textId="3B3866B6" w:rsidR="00423460" w:rsidRPr="00093DB7" w:rsidRDefault="00621D79" w:rsidP="00423460">
            <w:pPr>
              <w:spacing w:after="0" w:line="240" w:lineRule="auto"/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  <w:t>DOTDASH</w:t>
            </w:r>
          </w:p>
          <w:p w14:paraId="7DC9397E" w14:textId="78BBC19E" w:rsidR="00621D79" w:rsidRPr="00093DB7" w:rsidRDefault="00621D79" w:rsidP="00423460">
            <w:pPr>
              <w:spacing w:after="0" w:line="240" w:lineRule="auto"/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  <w:t>T1 1 06:55</w:t>
            </w:r>
          </w:p>
          <w:p w14:paraId="55FFC19C" w14:textId="6A225B00" w:rsidR="00621D79" w:rsidRPr="00093DB7" w:rsidRDefault="00621D79" w:rsidP="00423460">
            <w:pPr>
              <w:spacing w:after="0" w:line="240" w:lineRule="auto"/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  <w:t>MAXN 3 10:33</w:t>
            </w:r>
          </w:p>
          <w:p w14:paraId="430A0251" w14:textId="7207A5CE" w:rsidR="00621D79" w:rsidRPr="00093DB7" w:rsidRDefault="00621D79" w:rsidP="00423460">
            <w:pPr>
              <w:spacing w:after="0" w:line="240" w:lineRule="auto"/>
              <w:rPr>
                <w:rFonts w:ascii="Calibri" w:eastAsia="Times New Roman" w:hAnsi="Calibri" w:cs="Calibri"/>
                <w:kern w:val="0"/>
                <w:highlight w:val="green"/>
                <w14:ligatures w14:val="none"/>
              </w:rPr>
            </w:pPr>
          </w:p>
          <w:p w14:paraId="2A70BB82" w14:textId="68AFF8AE" w:rsidR="00621D79" w:rsidRPr="00093DB7" w:rsidRDefault="00621D79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SHRIMP</w:t>
            </w:r>
          </w:p>
          <w:p w14:paraId="41E40CB1" w14:textId="7144B0EB" w:rsidR="00621D79" w:rsidRPr="00093DB7" w:rsidRDefault="00621D79" w:rsidP="004234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T1/MAXN 1 34:19</w:t>
            </w:r>
          </w:p>
          <w:p w14:paraId="41FAAE5D" w14:textId="6A641862" w:rsidR="00423460" w:rsidRPr="00093DB7" w:rsidRDefault="00423460" w:rsidP="009A0F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</w:tc>
      </w:tr>
    </w:tbl>
    <w:p w14:paraId="1E7E76B5" w14:textId="014BE094" w:rsidR="009A0F70" w:rsidRDefault="009A0F70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73F3D1C6" w14:textId="77777777" w:rsidR="00621D79" w:rsidRDefault="00621D79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2D4F3BD7" w14:textId="77777777" w:rsidR="00621D79" w:rsidRPr="00621D79" w:rsidRDefault="00621D79" w:rsidP="00621D79">
      <w:pPr>
        <w:spacing w:before="80" w:after="17" w:line="240" w:lineRule="auto"/>
        <w:ind w:left="1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21D79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name: 29_03_2024_0809_CNEW_D3_LTPE5_F1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954"/>
        <w:gridCol w:w="3040"/>
        <w:gridCol w:w="1938"/>
      </w:tblGrid>
      <w:tr w:rsidR="00621D79" w:rsidRPr="00621D79" w14:paraId="3C0572BC" w14:textId="77777777" w:rsidTr="00621D79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3B7618C" w14:textId="77777777" w:rsidR="00621D79" w:rsidRPr="00621D79" w:rsidRDefault="00621D79" w:rsidP="00621D79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SITE: LTPE5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D262BC6" w14:textId="77777777" w:rsidR="00621D79" w:rsidRPr="00621D79" w:rsidRDefault="00621D79" w:rsidP="00621D79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DATE: 29-03-2024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C6A24B1" w14:textId="6FA81DE7" w:rsidR="00621D79" w:rsidRPr="00621D79" w:rsidRDefault="00621D79" w:rsidP="00032BAE">
            <w:pPr>
              <w:spacing w:before="1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CAM/DROP: CNEW_D3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F0E8B5F" w14:textId="77777777" w:rsidR="00621D79" w:rsidRPr="00621D79" w:rsidRDefault="00621D79" w:rsidP="00621D79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4</w:t>
            </w:r>
          </w:p>
        </w:tc>
      </w:tr>
      <w:tr w:rsidR="00621D79" w:rsidRPr="00621D79" w14:paraId="4206F6AD" w14:textId="77777777" w:rsidTr="00621D79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80F6B1E" w14:textId="77777777" w:rsidR="00621D79" w:rsidRPr="00621D79" w:rsidRDefault="00621D79" w:rsidP="00621D79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28D290D" w14:textId="77777777" w:rsidR="00621D79" w:rsidRPr="00621D79" w:rsidRDefault="00621D79" w:rsidP="00621D79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0:21:24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C6CB8AE" w14:textId="77777777" w:rsidR="00621D79" w:rsidRPr="00621D79" w:rsidRDefault="00621D79" w:rsidP="00621D79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F2: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0:21:24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1F5C6B3" w14:textId="77777777" w:rsidR="00621D79" w:rsidRPr="00621D79" w:rsidRDefault="00621D79" w:rsidP="00621D79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F3: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0:21:24</w:t>
            </w:r>
          </w:p>
          <w:p w14:paraId="3CD4928D" w14:textId="77777777" w:rsidR="00621D79" w:rsidRPr="00621D79" w:rsidRDefault="00621D79" w:rsidP="00621D79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F4 :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0:04.47</w:t>
            </w:r>
          </w:p>
        </w:tc>
      </w:tr>
      <w:tr w:rsidR="00621D79" w:rsidRPr="00621D79" w14:paraId="59C136C7" w14:textId="77777777" w:rsidTr="00621D79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0322151" w14:textId="77777777" w:rsidR="00621D79" w:rsidRPr="00621D79" w:rsidRDefault="00621D79" w:rsidP="00621D79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E34EB6E" w14:textId="6AE354CD" w:rsidR="00621D79" w:rsidRPr="00621D79" w:rsidRDefault="00621D79" w:rsidP="00621D79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0:0</w:t>
            </w:r>
            <w:r w:rsidR="0044022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6:36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F38ADFC" w14:textId="77777777" w:rsidR="00621D79" w:rsidRPr="00621D79" w:rsidRDefault="00621D79" w:rsidP="00621D79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0:02.00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C7759EB" w14:textId="77777777" w:rsidR="00621D79" w:rsidRPr="00621D79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21D79" w:rsidRPr="00621D79" w14:paraId="0C95A584" w14:textId="77777777" w:rsidTr="00621D79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645F6927" w14:textId="77777777" w:rsidR="00621D79" w:rsidRPr="00621D79" w:rsidRDefault="00621D79" w:rsidP="00621D79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VISIBILITY:</w:t>
            </w:r>
          </w:p>
          <w:p w14:paraId="3B51D67C" w14:textId="77777777" w:rsidR="00621D79" w:rsidRPr="00621D79" w:rsidRDefault="00621D79" w:rsidP="00621D79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7 LINES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4D9E1A4E" w14:textId="77777777" w:rsidR="00621D79" w:rsidRPr="00621D79" w:rsidRDefault="00621D79" w:rsidP="00621D79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</w:t>
            </w:r>
          </w:p>
          <w:p w14:paraId="4563F236" w14:textId="77777777" w:rsidR="00621D79" w:rsidRPr="00621D79" w:rsidRDefault="00621D79" w:rsidP="00621D79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264FCD39" w14:textId="77777777" w:rsidR="00621D79" w:rsidRPr="00621D79" w:rsidRDefault="00621D79" w:rsidP="00621D79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SURAS/08-05-2024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5E80C1BF" w14:textId="77777777" w:rsidR="00621D79" w:rsidRPr="00621D79" w:rsidRDefault="00621D79" w:rsidP="00621D79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621D79" w:rsidRPr="00621D79" w14:paraId="1280964F" w14:textId="77777777" w:rsidTr="00621D79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3FB665C" w14:textId="77777777" w:rsidR="00621D79" w:rsidRPr="00621D79" w:rsidRDefault="00621D79" w:rsidP="00621D79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21D7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621D7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1D14641A" w14:textId="4596AA09" w:rsidR="00621D79" w:rsidRPr="00621D79" w:rsidRDefault="00621D79" w:rsidP="0044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AB35C1A" w14:textId="6CD9FFA7" w:rsidR="0044022C" w:rsidRPr="00093DB7" w:rsidRDefault="00621D79" w:rsidP="004402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Crab </w:t>
            </w:r>
          </w:p>
          <w:p w14:paraId="53A76AF5" w14:textId="077A8FC8" w:rsidR="0044022C" w:rsidRPr="00093DB7" w:rsidRDefault="00621D79" w:rsidP="004402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 (07. 16) ;</w:t>
            </w:r>
            <w:r w:rsidR="0044022C"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SWIMMER</w:t>
            </w:r>
          </w:p>
          <w:p w14:paraId="3933ACBF" w14:textId="1AE9599C" w:rsidR="0044022C" w:rsidRPr="00093DB7" w:rsidRDefault="00621D79" w:rsidP="0044022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 (15.11) (F2) ;</w:t>
            </w:r>
            <w:r w:rsidR="0044022C"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SWIMMER</w:t>
            </w:r>
          </w:p>
          <w:p w14:paraId="3250E953" w14:textId="542043D4" w:rsidR="00621D79" w:rsidRPr="00093DB7" w:rsidRDefault="00621D79" w:rsidP="004402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 (21.05) (F3)</w:t>
            </w:r>
            <w:r w:rsidR="0044022C"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SWIMMER</w:t>
            </w:r>
          </w:p>
          <w:p w14:paraId="6513F19D" w14:textId="77777777" w:rsidR="00621D79" w:rsidRPr="00093DB7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928F36B" w14:textId="7DBD4FE3" w:rsidR="00621D79" w:rsidRPr="00093DB7" w:rsidRDefault="0044022C" w:rsidP="00621D79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FISHF</w:t>
            </w:r>
          </w:p>
          <w:p w14:paraId="62AEABAD" w14:textId="09579C3E" w:rsidR="0044022C" w:rsidRPr="00093DB7" w:rsidRDefault="0044022C" w:rsidP="00621D79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T1 08:16</w:t>
            </w:r>
          </w:p>
          <w:p w14:paraId="784345F7" w14:textId="5FF1CFED" w:rsidR="0044022C" w:rsidRPr="00093DB7" w:rsidRDefault="00621D79" w:rsidP="00621D79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 : 10 (08.43) ;</w:t>
            </w:r>
          </w:p>
          <w:p w14:paraId="430F327A" w14:textId="47E00F3D" w:rsidR="00621D79" w:rsidRPr="00093DB7" w:rsidRDefault="00621D79" w:rsidP="00621D79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12 (10.36) </w:t>
            </w:r>
          </w:p>
          <w:p w14:paraId="39104DA9" w14:textId="77777777" w:rsidR="00621D79" w:rsidRPr="00093DB7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</w:t>
            </w:r>
          </w:p>
          <w:p w14:paraId="41800FFB" w14:textId="76AD1CC5" w:rsidR="00621D79" w:rsidRPr="00093DB7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F</w:t>
            </w:r>
            <w:r w:rsidR="0080660F"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ISHK</w:t>
            </w:r>
          </w:p>
          <w:p w14:paraId="68F1E3E0" w14:textId="77777777" w:rsidR="00621D79" w:rsidRPr="00093DB7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MaxN : 1 (01.54) (F3)</w:t>
            </w:r>
          </w:p>
          <w:p w14:paraId="22C00475" w14:textId="77777777" w:rsidR="00621D79" w:rsidRPr="00093DB7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B77CE8D" w14:textId="6C4618F5" w:rsidR="00621D79" w:rsidRPr="00093DB7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</w:t>
            </w:r>
            <w:r w:rsidR="0080660F"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GUPPYA</w:t>
            </w: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</w:t>
            </w:r>
          </w:p>
          <w:p w14:paraId="7E3BCD16" w14:textId="77777777" w:rsidR="00621D79" w:rsidRPr="00093DB7" w:rsidRDefault="00621D79" w:rsidP="00621D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MaxN : 1 (01.12) (F4)</w:t>
            </w:r>
          </w:p>
          <w:p w14:paraId="125B4F21" w14:textId="77777777" w:rsidR="00445D68" w:rsidRPr="00093DB7" w:rsidRDefault="00445D68" w:rsidP="00621D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52046D9" w14:textId="3D7ABF35" w:rsidR="00445D68" w:rsidRPr="00093DB7" w:rsidRDefault="00445D68" w:rsidP="00621D7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highlight w:val="green"/>
                <w14:ligatures w14:val="none"/>
              </w:rPr>
              <w:t>Pipefish</w:t>
            </w:r>
          </w:p>
          <w:p w14:paraId="6DFD968F" w14:textId="6706C371" w:rsidR="00445D68" w:rsidRPr="00621D79" w:rsidRDefault="00445D68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93DB7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highlight w:val="green"/>
                <w14:ligatures w14:val="none"/>
              </w:rPr>
              <w:t>1 08:07 (F1)</w:t>
            </w:r>
          </w:p>
          <w:p w14:paraId="5737CB56" w14:textId="77777777" w:rsidR="00621D79" w:rsidRPr="00621D79" w:rsidRDefault="00621D79" w:rsidP="00621D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6F32BBC" w14:textId="0D89D94C" w:rsidR="00560766" w:rsidRDefault="009A0F70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  <w:r w:rsidR="00560766"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lastRenderedPageBreak/>
        <w:br w:type="page"/>
      </w:r>
    </w:p>
    <w:p w14:paraId="56C578BD" w14:textId="77777777" w:rsidR="00560766" w:rsidRPr="00560766" w:rsidRDefault="00560766" w:rsidP="00560766">
      <w:pPr>
        <w:spacing w:before="80" w:after="17" w:line="240" w:lineRule="auto"/>
        <w:ind w:left="1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0766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name: 29_03_2024_1350_C1_D5_LTPD4_F1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954"/>
        <w:gridCol w:w="3040"/>
        <w:gridCol w:w="1938"/>
      </w:tblGrid>
      <w:tr w:rsidR="007E12AD" w:rsidRPr="00560766" w14:paraId="258F2429" w14:textId="77777777" w:rsidTr="00560766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0B5D4FB" w14:textId="77777777" w:rsidR="00560766" w:rsidRPr="00560766" w:rsidRDefault="00560766" w:rsidP="00560766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SITE: LTPD4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AB897B9" w14:textId="77777777" w:rsidR="00560766" w:rsidRPr="00560766" w:rsidRDefault="00560766" w:rsidP="00560766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DATE: 29-03-2024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6A15578" w14:textId="77777777" w:rsidR="00560766" w:rsidRPr="00560766" w:rsidRDefault="00560766" w:rsidP="00560766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CAM/DROP: C1_D5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658BE73" w14:textId="77777777" w:rsidR="00560766" w:rsidRPr="00560766" w:rsidRDefault="00560766" w:rsidP="00560766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3</w:t>
            </w:r>
          </w:p>
        </w:tc>
      </w:tr>
      <w:tr w:rsidR="007E12AD" w:rsidRPr="00560766" w14:paraId="30DD137E" w14:textId="77777777" w:rsidTr="00560766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F6AFF53" w14:textId="77777777" w:rsidR="00560766" w:rsidRPr="00560766" w:rsidRDefault="00560766" w:rsidP="00560766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6D20977" w14:textId="77777777" w:rsidR="00560766" w:rsidRPr="00560766" w:rsidRDefault="00560766" w:rsidP="00560766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0:25:43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02C1ECE1" w14:textId="77777777" w:rsidR="00560766" w:rsidRPr="00560766" w:rsidRDefault="00560766" w:rsidP="00560766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F2: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0:32:03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4A934A0" w14:textId="77777777" w:rsidR="00560766" w:rsidRPr="00560766" w:rsidRDefault="00560766" w:rsidP="00560766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F3: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0:23:18</w:t>
            </w:r>
          </w:p>
          <w:p w14:paraId="4A54C381" w14:textId="77777777" w:rsidR="00560766" w:rsidRPr="00560766" w:rsidRDefault="00560766" w:rsidP="00560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E12AD" w:rsidRPr="00560766" w14:paraId="08028382" w14:textId="77777777" w:rsidTr="00560766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C418445" w14:textId="77777777" w:rsidR="00560766" w:rsidRPr="00560766" w:rsidRDefault="00560766" w:rsidP="00560766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687C0715" w14:textId="48A63164" w:rsidR="00560766" w:rsidRPr="00560766" w:rsidRDefault="00560766" w:rsidP="00560766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0:0</w:t>
            </w:r>
            <w:r w:rsidR="007E12A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5:59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9289D6C" w14:textId="5A40B415" w:rsidR="00560766" w:rsidRPr="00560766" w:rsidRDefault="00560766" w:rsidP="00560766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0:</w:t>
            </w:r>
            <w:r w:rsidR="007E12A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13:18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62C2E8C" w14:textId="77777777" w:rsidR="00560766" w:rsidRPr="00560766" w:rsidRDefault="00560766" w:rsidP="00560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7E12AD" w:rsidRPr="00560766" w14:paraId="17D85C5D" w14:textId="77777777" w:rsidTr="00560766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637BD31D" w14:textId="77777777" w:rsidR="00560766" w:rsidRPr="00560766" w:rsidRDefault="00560766" w:rsidP="00560766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VISIBILITY:</w:t>
            </w:r>
          </w:p>
          <w:p w14:paraId="205EE4EA" w14:textId="77777777" w:rsidR="00560766" w:rsidRPr="00560766" w:rsidRDefault="00560766" w:rsidP="00560766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8 LINES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7380B5A1" w14:textId="77777777" w:rsidR="00560766" w:rsidRPr="00560766" w:rsidRDefault="00560766" w:rsidP="00560766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VEGETATION:</w:t>
            </w:r>
          </w:p>
          <w:p w14:paraId="2BC4CC6A" w14:textId="77777777" w:rsidR="00560766" w:rsidRPr="00560766" w:rsidRDefault="00560766" w:rsidP="00560766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37E2B9C7" w14:textId="77777777" w:rsidR="00560766" w:rsidRPr="00560766" w:rsidRDefault="00560766" w:rsidP="00560766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SURAS/08-05-2024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0FFDD4C6" w14:textId="77777777" w:rsidR="00560766" w:rsidRPr="00560766" w:rsidRDefault="00560766" w:rsidP="00560766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560766" w:rsidRPr="00560766" w14:paraId="4C0B5CD2" w14:textId="77777777" w:rsidTr="00560766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625C2A9C" w14:textId="77777777" w:rsidR="00560766" w:rsidRPr="00560766" w:rsidRDefault="00560766" w:rsidP="00560766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0766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04DB7FD0" w14:textId="77777777" w:rsidR="00560766" w:rsidRPr="00560766" w:rsidRDefault="00560766" w:rsidP="00560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9ED39EC" w14:textId="7F4960C4" w:rsidR="00560766" w:rsidRPr="00722D7D" w:rsidRDefault="00560766" w:rsidP="00560766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560766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Pipefish </w:t>
            </w:r>
          </w:p>
          <w:p w14:paraId="3D1248EC" w14:textId="247DEBDC" w:rsidR="007E12AD" w:rsidRPr="00722D7D" w:rsidRDefault="007E12AD" w:rsidP="00560766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22D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T1 0:06:05</w:t>
            </w:r>
          </w:p>
          <w:p w14:paraId="0DCE2227" w14:textId="184CB3F2" w:rsidR="007E12AD" w:rsidRPr="00560766" w:rsidRDefault="007E12AD" w:rsidP="00560766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722D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0:21:31</w:t>
            </w:r>
          </w:p>
          <w:p w14:paraId="3CD3CB28" w14:textId="068FCABF" w:rsidR="00560766" w:rsidRPr="00560766" w:rsidRDefault="00560766" w:rsidP="00560766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60766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 : 3 (</w:t>
            </w:r>
            <w:r w:rsidR="007E12AD" w:rsidRPr="00722D7D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12:19</w:t>
            </w:r>
            <w:r w:rsidRPr="00560766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)</w:t>
            </w:r>
            <w:r w:rsidR="007E12AD" w:rsidRPr="00722D7D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F2</w:t>
            </w:r>
          </w:p>
          <w:p w14:paraId="24258EC1" w14:textId="77777777" w:rsidR="00560766" w:rsidRPr="00560766" w:rsidRDefault="00560766" w:rsidP="005607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FE2580E" w14:textId="77777777" w:rsidR="00560766" w:rsidRPr="00560766" w:rsidRDefault="00560766" w:rsidP="00560766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60766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Blowfish </w:t>
            </w:r>
          </w:p>
          <w:p w14:paraId="3958F80A" w14:textId="22BFC38A" w:rsidR="00560766" w:rsidRPr="00560766" w:rsidRDefault="00560766" w:rsidP="00560766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60766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MaxN : 1 </w:t>
            </w:r>
            <w:r w:rsidR="00722D7D" w:rsidRPr="00722D7D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0:19:11 (F1)</w:t>
            </w:r>
          </w:p>
          <w:p w14:paraId="0CC6B763" w14:textId="77777777" w:rsidR="007E12AD" w:rsidRPr="00722D7D" w:rsidRDefault="00560766" w:rsidP="0056076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56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br/>
            </w:r>
            <w:r w:rsidR="007E12AD" w:rsidRPr="00722D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25306124" w14:textId="741D6DD3" w:rsidR="00560766" w:rsidRPr="00560766" w:rsidRDefault="007E12AD" w:rsidP="00560766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2D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0:07:31 (F2)</w:t>
            </w:r>
            <w:r w:rsidR="00560766" w:rsidRPr="0056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="00560766" w:rsidRPr="0056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="00560766" w:rsidRPr="005607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7C61E4F7" w14:textId="77777777" w:rsidR="009A0F70" w:rsidRDefault="009A0F70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2F3437C2" w14:textId="77777777" w:rsidR="000F05DB" w:rsidRDefault="000F05DB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6DEB7CA9" w14:textId="460943CE" w:rsidR="00722D7D" w:rsidRDefault="00722D7D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0564CF66" w14:textId="77777777" w:rsidR="00D82BA1" w:rsidRPr="00D82BA1" w:rsidRDefault="00D82BA1" w:rsidP="00D82B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82BA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29_03_2024_1405_C11_D7_LTPD5_F1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002"/>
        <w:gridCol w:w="2713"/>
        <w:gridCol w:w="2004"/>
      </w:tblGrid>
      <w:tr w:rsidR="00D82BA1" w:rsidRPr="00D82BA1" w14:paraId="06B5C448" w14:textId="77777777" w:rsidTr="00D82BA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52BCA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LTPD5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D8C8C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5981F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C11_D7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C9BF1E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D82BA1" w:rsidRPr="00D82BA1" w14:paraId="651A31D4" w14:textId="77777777" w:rsidTr="00D82BA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7C4AB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084AD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00:37:25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EAF4B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00:38:21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7D744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00:16:40</w:t>
            </w:r>
          </w:p>
        </w:tc>
      </w:tr>
      <w:tr w:rsidR="00D82BA1" w:rsidRPr="00D82BA1" w14:paraId="553BADF0" w14:textId="77777777" w:rsidTr="00D82BA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681F6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47C14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 00:0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6:25</w:t>
            </w:r>
          </w:p>
          <w:p w14:paraId="4F78F091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1DAB1" w14:textId="03C7FE60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</w:t>
            </w:r>
            <w:r w:rsidR="00B57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:00</w:t>
            </w:r>
            <w:r w:rsidR="00B5782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(F2)</w:t>
            </w:r>
          </w:p>
          <w:p w14:paraId="5B1FA758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3BC4C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82BA1" w:rsidRPr="00D82BA1" w14:paraId="581DF00E" w14:textId="77777777" w:rsidTr="00D82BA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CB377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CDCFEB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E5597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08-05-2024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67F48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D82BA1" w:rsidRPr="00D82BA1" w14:paraId="75756E94" w14:textId="77777777" w:rsidTr="00D82BA1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F2F84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D82BA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031E9A0C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48086F96" w14:textId="77777777" w:rsidR="00D82BA1" w:rsidRPr="00093DB7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06ADB44D" w14:textId="77777777" w:rsidR="00D82BA1" w:rsidRPr="00093DB7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T1=00:07:22</w:t>
            </w:r>
          </w:p>
          <w:p w14:paraId="5329B6FE" w14:textId="6E844F7A" w:rsidR="00D82BA1" w:rsidRPr="00093DB7" w:rsidRDefault="00D82BA1" w:rsidP="00ED72C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1(00:18:50) (Blue)</w:t>
            </w:r>
            <w:r w:rsidR="00B57824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ALL SWIMMERS</w:t>
            </w: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        </w:t>
            </w:r>
            <w:r w:rsidR="00B57824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</w:t>
            </w:r>
          </w:p>
          <w:p w14:paraId="025E17C7" w14:textId="77777777" w:rsidR="00D82BA1" w:rsidRPr="00093DB7" w:rsidRDefault="00D82BA1" w:rsidP="00ED72C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1(00:29:45)</w:t>
            </w:r>
          </w:p>
          <w:p w14:paraId="6EC2D72D" w14:textId="77777777" w:rsidR="00D82BA1" w:rsidRPr="00093DB7" w:rsidRDefault="00D82BA1" w:rsidP="00ED72C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2(00:02:52)(F2)</w:t>
            </w:r>
          </w:p>
          <w:p w14:paraId="43C5C7CB" w14:textId="77777777" w:rsidR="00D82BA1" w:rsidRPr="00093DB7" w:rsidRDefault="00D82BA1" w:rsidP="00ED72C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1(00:05:55)(F2)</w:t>
            </w:r>
          </w:p>
          <w:p w14:paraId="158E9DA0" w14:textId="77777777" w:rsidR="00D82BA1" w:rsidRPr="00093DB7" w:rsidRDefault="00D82BA1" w:rsidP="00ED72C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1(00:06:41)(F2)</w:t>
            </w:r>
          </w:p>
          <w:p w14:paraId="1B41C5AA" w14:textId="77777777" w:rsidR="00D82BA1" w:rsidRPr="00093DB7" w:rsidRDefault="00D82BA1" w:rsidP="00ED72CF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1(00:08:11)(F2)</w:t>
            </w:r>
          </w:p>
          <w:p w14:paraId="146BC1D0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04F7155E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Blowfish</w:t>
            </w:r>
          </w:p>
          <w:p w14:paraId="15FB7198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T1=00:06:31(F2)</w:t>
            </w:r>
          </w:p>
          <w:p w14:paraId="6A41A1C4" w14:textId="77777777" w:rsidR="00D82BA1" w:rsidRPr="00D82BA1" w:rsidRDefault="00D82BA1" w:rsidP="00ED72CF">
            <w:pPr>
              <w:numPr>
                <w:ilvl w:val="0"/>
                <w:numId w:val="2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1(00:06:31)</w:t>
            </w:r>
          </w:p>
          <w:p w14:paraId="72E7DC54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3FC7395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46EAF8B7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T1=00:11:14(F2)</w:t>
            </w:r>
          </w:p>
          <w:p w14:paraId="3F54594D" w14:textId="77777777" w:rsidR="00D82BA1" w:rsidRPr="00D82BA1" w:rsidRDefault="00D82BA1" w:rsidP="00ED72CF">
            <w:pPr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D82BA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1(00:11:14)(F2)</w:t>
            </w:r>
          </w:p>
          <w:p w14:paraId="21F2AA21" w14:textId="77777777" w:rsidR="00D82BA1" w:rsidRPr="00D82BA1" w:rsidRDefault="00D82BA1" w:rsidP="00D82B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41A1EEB" w14:textId="77777777" w:rsidR="006A6831" w:rsidRPr="006A6831" w:rsidRDefault="00722D7D" w:rsidP="006A683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</w:rPr>
        <w:br w:type="page"/>
      </w:r>
      <w:r w:rsidR="006A6831" w:rsidRPr="006A6831">
        <w:rPr>
          <w:rFonts w:ascii="Arial" w:hAnsi="Arial" w:cs="Arial"/>
          <w:color w:val="000000"/>
          <w:sz w:val="22"/>
          <w:szCs w:val="22"/>
        </w:rPr>
        <w:lastRenderedPageBreak/>
        <w:t>File name : 29_03_2024_1418_C5_D8_LTPL4_F1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035"/>
        <w:gridCol w:w="2553"/>
        <w:gridCol w:w="2052"/>
      </w:tblGrid>
      <w:tr w:rsidR="006A6831" w:rsidRPr="006A6831" w14:paraId="590E48B9" w14:textId="77777777" w:rsidTr="006A68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0E861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SITE: 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LTPL4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F7DE6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9DEC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C5_D8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03782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</w:t>
            </w:r>
          </w:p>
        </w:tc>
      </w:tr>
      <w:tr w:rsidR="006A6831" w:rsidRPr="006A6831" w14:paraId="57D0F3E9" w14:textId="77777777" w:rsidTr="006A68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08BA86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86DF0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00:40:21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E6010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8116B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–</w:t>
            </w:r>
          </w:p>
        </w:tc>
      </w:tr>
      <w:tr w:rsidR="006A6831" w:rsidRPr="006A6831" w14:paraId="4B3806DD" w14:textId="77777777" w:rsidTr="006A68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A1AC6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1CB57" w14:textId="52A7BA39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 00:0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5:</w:t>
            </w:r>
            <w:r w:rsidR="00FF550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</w:t>
            </w:r>
          </w:p>
          <w:p w14:paraId="14F27EEE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C3E63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00:09:13</w:t>
            </w:r>
          </w:p>
          <w:p w14:paraId="28F23236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CF7B7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A6831" w:rsidRPr="006A6831" w14:paraId="4D19945D" w14:textId="77777777" w:rsidTr="006A68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2EF7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29C0A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8EB18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09-05-2024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9FF228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A6831" w:rsidRPr="006A6831" w14:paraId="6BF57AAC" w14:textId="77777777" w:rsidTr="006A6831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D9797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468D6A99" w14:textId="0E94A3EC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A3F5B41" w14:textId="29D7F42A" w:rsidR="006A6831" w:rsidRPr="006A6831" w:rsidRDefault="00192978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GUPPYA</w:t>
            </w:r>
          </w:p>
          <w:p w14:paraId="2B9CA721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T=00:05:33</w:t>
            </w:r>
          </w:p>
          <w:p w14:paraId="33C460A6" w14:textId="77777777" w:rsidR="006A6831" w:rsidRPr="006A6831" w:rsidRDefault="006A6831" w:rsidP="00ED72CF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3(00:05:33)</w:t>
            </w:r>
          </w:p>
          <w:p w14:paraId="0FBC9AF9" w14:textId="77777777" w:rsidR="006A6831" w:rsidRPr="006A6831" w:rsidRDefault="006A6831" w:rsidP="00ED72CF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5(00:07:24)</w:t>
            </w:r>
          </w:p>
          <w:p w14:paraId="5191EDB1" w14:textId="77777777" w:rsidR="006A6831" w:rsidRPr="006A6831" w:rsidRDefault="006A6831" w:rsidP="00ED72CF">
            <w:pPr>
              <w:numPr>
                <w:ilvl w:val="0"/>
                <w:numId w:val="2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6(00:11:26)</w:t>
            </w:r>
          </w:p>
          <w:p w14:paraId="665871B8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A0F988D" w14:textId="7D0649FC" w:rsidR="006A6831" w:rsidRPr="006A6831" w:rsidRDefault="00127718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FF55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735C4AF6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T1=00:05:23</w:t>
            </w:r>
          </w:p>
          <w:p w14:paraId="36B4B53B" w14:textId="77777777" w:rsidR="006A6831" w:rsidRPr="006A6831" w:rsidRDefault="006A6831" w:rsidP="00ED72CF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3(00:05:23)</w:t>
            </w:r>
          </w:p>
          <w:p w14:paraId="4D9967A2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1298B78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01D8375D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T1=00:07:00</w:t>
            </w:r>
          </w:p>
          <w:p w14:paraId="5ED0AA2C" w14:textId="77777777" w:rsidR="006A6831" w:rsidRPr="006A6831" w:rsidRDefault="006A6831" w:rsidP="00ED72CF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1(00:07:00)</w:t>
            </w:r>
          </w:p>
          <w:p w14:paraId="061D4D74" w14:textId="77777777" w:rsidR="006A6831" w:rsidRPr="006A6831" w:rsidRDefault="006A6831" w:rsidP="00ED72CF">
            <w:pPr>
              <w:numPr>
                <w:ilvl w:val="0"/>
                <w:numId w:val="2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2(00:33:54)</w:t>
            </w:r>
          </w:p>
          <w:p w14:paraId="2D312219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0F5F372" w14:textId="4D2C9DB8" w:rsidR="006A6831" w:rsidRPr="006A6831" w:rsidRDefault="00127718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FF550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VERTFISH</w:t>
            </w:r>
          </w:p>
          <w:p w14:paraId="06893881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T1=00:11:09</w:t>
            </w:r>
          </w:p>
          <w:p w14:paraId="59496967" w14:textId="77777777" w:rsidR="006A6831" w:rsidRPr="00093DB7" w:rsidRDefault="006A6831" w:rsidP="00ED72CF">
            <w:pPr>
              <w:numPr>
                <w:ilvl w:val="0"/>
                <w:numId w:val="26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1(00:11:13)</w:t>
            </w:r>
          </w:p>
          <w:p w14:paraId="705D8BA0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FC278F4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72A6FDFB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T1=00:22:10</w:t>
            </w:r>
          </w:p>
          <w:p w14:paraId="0B6A821E" w14:textId="458ABE88" w:rsidR="006A6831" w:rsidRPr="00093DB7" w:rsidRDefault="006A6831" w:rsidP="00ED72CF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1(00:22:10)</w:t>
            </w:r>
            <w:r w:rsidR="00FF550B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SWIMMER</w:t>
            </w:r>
          </w:p>
          <w:p w14:paraId="100E7D29" w14:textId="1D604BD8" w:rsidR="006A6831" w:rsidRPr="00093DB7" w:rsidRDefault="006A6831" w:rsidP="00ED72CF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1(00:25:35)</w:t>
            </w:r>
            <w:r w:rsidR="00FF550B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SWIMMER</w:t>
            </w:r>
          </w:p>
          <w:p w14:paraId="16E45395" w14:textId="124A5478" w:rsidR="006A6831" w:rsidRPr="00093DB7" w:rsidRDefault="006A6831" w:rsidP="00ED72CF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1(00:38:37)</w:t>
            </w:r>
            <w:r w:rsidR="00FF550B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MUD</w:t>
            </w:r>
          </w:p>
          <w:p w14:paraId="50672BC2" w14:textId="16C2279D" w:rsidR="006A6831" w:rsidRPr="00093DB7" w:rsidRDefault="006A6831" w:rsidP="00ED72CF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1(00:39:30)</w:t>
            </w:r>
            <w:r w:rsidR="00FF550B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MUD</w:t>
            </w:r>
          </w:p>
          <w:p w14:paraId="210686E6" w14:textId="62D4EBA0" w:rsidR="006A6831" w:rsidRPr="00093DB7" w:rsidRDefault="006A6831" w:rsidP="00ED72CF">
            <w:pPr>
              <w:numPr>
                <w:ilvl w:val="0"/>
                <w:numId w:val="27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1(00:12:49)(F2)</w:t>
            </w:r>
            <w:r w:rsidR="00FF550B"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UNID</w:t>
            </w:r>
          </w:p>
          <w:p w14:paraId="1271DBBB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50754EC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Blowfish</w:t>
            </w:r>
          </w:p>
          <w:p w14:paraId="7551C037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T1=00:25:00</w:t>
            </w:r>
          </w:p>
          <w:p w14:paraId="5C48000E" w14:textId="77777777" w:rsidR="006A6831" w:rsidRPr="00093DB7" w:rsidRDefault="006A6831" w:rsidP="00ED72CF">
            <w:pPr>
              <w:numPr>
                <w:ilvl w:val="0"/>
                <w:numId w:val="28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1(00:25:00)</w:t>
            </w:r>
          </w:p>
          <w:p w14:paraId="5136FF83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5F52A0B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Ular</w:t>
            </w:r>
          </w:p>
          <w:p w14:paraId="695ABF96" w14:textId="77777777" w:rsidR="006A6831" w:rsidRPr="00093DB7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T1=(00:27:13)</w:t>
            </w:r>
          </w:p>
          <w:p w14:paraId="5974C44B" w14:textId="39DF4E3D" w:rsidR="006A6831" w:rsidRPr="00093DB7" w:rsidRDefault="006A6831" w:rsidP="00ED72CF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1(00:27:13)</w:t>
            </w:r>
          </w:p>
          <w:p w14:paraId="7FBF0994" w14:textId="5EDF7630" w:rsidR="00603BD1" w:rsidRPr="00093DB7" w:rsidRDefault="00603BD1" w:rsidP="00603BD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357FEBF9" w14:textId="22A3C4BB" w:rsidR="00603BD1" w:rsidRPr="00093DB7" w:rsidRDefault="00603BD1" w:rsidP="00603BD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093DB7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GUPPY C</w:t>
            </w:r>
          </w:p>
          <w:p w14:paraId="47E30025" w14:textId="77777777" w:rsidR="00603BD1" w:rsidRDefault="00603BD1" w:rsidP="00603BD1">
            <w:r w:rsidRPr="00093DB7">
              <w:rPr>
                <w:highlight w:val="green"/>
              </w:rPr>
              <w:lastRenderedPageBreak/>
              <w:t>T1: 00:20:14 (F1)</w:t>
            </w:r>
            <w:r w:rsidRPr="00093DB7">
              <w:rPr>
                <w:highlight w:val="green"/>
              </w:rPr>
              <w:br/>
              <w:t>MaxN: 1 (F1)</w:t>
            </w:r>
          </w:p>
          <w:p w14:paraId="5BFDD24C" w14:textId="77777777" w:rsidR="00603BD1" w:rsidRPr="006A6831" w:rsidRDefault="00603BD1" w:rsidP="00603BD1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yellow"/>
                <w14:ligatures w14:val="none"/>
              </w:rPr>
            </w:pPr>
          </w:p>
          <w:p w14:paraId="6F9B532D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4D2CEB3" w14:textId="6B5699DB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FF550B" w:rsidRPr="00FF550B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</w:t>
            </w:r>
          </w:p>
          <w:p w14:paraId="16506B7E" w14:textId="77777777" w:rsidR="006A6831" w:rsidRPr="006A6831" w:rsidRDefault="006A6831" w:rsidP="006A68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T1=00:39:21</w:t>
            </w:r>
          </w:p>
          <w:p w14:paraId="5F7A254A" w14:textId="52598A9F" w:rsidR="006A6831" w:rsidRPr="006A6831" w:rsidRDefault="006A6831" w:rsidP="00ED72CF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683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1(00:39:21</w:t>
            </w:r>
            <w:r w:rsidRPr="006A683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236C4F92" w14:textId="77777777" w:rsidR="00603BD1" w:rsidRDefault="00603BD1" w:rsidP="00366FD8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055E101" w14:textId="77777777" w:rsidR="00603BD1" w:rsidRDefault="00603BD1">
      <w:pPr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br w:type="page"/>
      </w:r>
    </w:p>
    <w:p w14:paraId="16AB3700" w14:textId="0D35499E" w:rsidR="00366FD8" w:rsidRPr="00366FD8" w:rsidRDefault="00366FD8" w:rsidP="00366F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6FD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29_03_2024_1424_C14_D9_LTPD6_F1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2246"/>
        <w:gridCol w:w="2490"/>
        <w:gridCol w:w="2000"/>
      </w:tblGrid>
      <w:tr w:rsidR="00366FD8" w:rsidRPr="00366FD8" w14:paraId="0932CB53" w14:textId="77777777" w:rsidTr="00366F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9C5A1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SITE: 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LTPD6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F8809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26CE0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C14_D9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7C2A4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366FD8" w:rsidRPr="00366FD8" w14:paraId="07E998EF" w14:textId="77777777" w:rsidTr="00366F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ED609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621E3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00:00:17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EDCCE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00:37:59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98E6D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00:33:11</w:t>
            </w:r>
          </w:p>
        </w:tc>
      </w:tr>
      <w:tr w:rsidR="00366FD8" w:rsidRPr="00366FD8" w14:paraId="0FF21D2B" w14:textId="77777777" w:rsidTr="00366F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9CB82E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28EC2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00:06:00(F2)</w:t>
            </w:r>
          </w:p>
          <w:p w14:paraId="743B7E57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AD5F4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00:00:20</w:t>
            </w:r>
          </w:p>
          <w:p w14:paraId="029EBF58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1F544F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66FD8" w:rsidRPr="00366FD8" w14:paraId="7538AC3B" w14:textId="77777777" w:rsidTr="00366FD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55A328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119A3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14F77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09-05-2024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26C7C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366FD8" w:rsidRPr="00366FD8" w14:paraId="200E3BA3" w14:textId="77777777" w:rsidTr="00366FD8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455D0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6FD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366FD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64CCC222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E408DB0" w14:textId="77777777" w:rsidR="00366FD8" w:rsidRPr="004F4EB1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Crab</w:t>
            </w:r>
          </w:p>
          <w:p w14:paraId="2D884BAA" w14:textId="77777777" w:rsidR="00366FD8" w:rsidRPr="004F4EB1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T1=00:10:35(F2)</w:t>
            </w:r>
          </w:p>
          <w:p w14:paraId="60CB9179" w14:textId="16A9A371" w:rsidR="00366FD8" w:rsidRPr="004F4EB1" w:rsidRDefault="00366FD8" w:rsidP="00ED72CF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1(00:10:35)(F2) MUD</w:t>
            </w:r>
          </w:p>
          <w:p w14:paraId="7C98AB31" w14:textId="3C2E97B8" w:rsidR="00366FD8" w:rsidRPr="004F4EB1" w:rsidRDefault="00366FD8" w:rsidP="00ED72CF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1(00:14:21)(F2) MUD</w:t>
            </w:r>
          </w:p>
          <w:p w14:paraId="07EC67A6" w14:textId="3E08D6BD" w:rsidR="00366FD8" w:rsidRPr="004F4EB1" w:rsidRDefault="00366FD8" w:rsidP="00ED72CF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1(00:22:24)(F2) MUD</w:t>
            </w:r>
          </w:p>
          <w:p w14:paraId="1350EDB3" w14:textId="336D4ECF" w:rsidR="00366FD8" w:rsidRPr="004F4EB1" w:rsidRDefault="00366FD8" w:rsidP="00ED72CF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1(00:17:02)(F3) SWIMMER</w:t>
            </w:r>
          </w:p>
          <w:p w14:paraId="22BBADD1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507F0D6" w14:textId="30A93037" w:rsidR="00366FD8" w:rsidRPr="00381A36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170FCE"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</w:t>
            </w:r>
          </w:p>
          <w:p w14:paraId="6CAF0746" w14:textId="77777777" w:rsidR="00366FD8" w:rsidRPr="00381A36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T1=00:27:54(F2)</w:t>
            </w:r>
          </w:p>
          <w:p w14:paraId="11B6F7DA" w14:textId="77777777" w:rsidR="00366FD8" w:rsidRPr="00381A36" w:rsidRDefault="00366FD8" w:rsidP="00ED72CF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1(00:27:54)(F2)</w:t>
            </w:r>
          </w:p>
          <w:p w14:paraId="334F1D92" w14:textId="77777777" w:rsidR="00366FD8" w:rsidRPr="004F4EB1" w:rsidRDefault="00366FD8" w:rsidP="00366FD8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7D2E266E" w14:textId="77777777" w:rsidR="00366FD8" w:rsidRPr="004F4EB1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6E85333C" w14:textId="77777777" w:rsidR="00366FD8" w:rsidRPr="004F4EB1" w:rsidRDefault="00366FD8" w:rsidP="00366F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T1=00:33:54(F2)</w:t>
            </w:r>
          </w:p>
          <w:p w14:paraId="178C5AC4" w14:textId="1721A077" w:rsidR="00681048" w:rsidRPr="004F4EB1" w:rsidRDefault="0068104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NEW T1 09.47 F2</w:t>
            </w:r>
          </w:p>
          <w:p w14:paraId="070B6695" w14:textId="77777777" w:rsidR="00366FD8" w:rsidRPr="004F4EB1" w:rsidRDefault="00366FD8" w:rsidP="00ED72CF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1(00:33:54)(F2)</w:t>
            </w:r>
          </w:p>
          <w:p w14:paraId="5B6B1740" w14:textId="77777777" w:rsidR="00366FD8" w:rsidRPr="004F4EB1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667EA23" w14:textId="77777777" w:rsidR="00366FD8" w:rsidRPr="004F4EB1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Blowfish</w:t>
            </w:r>
          </w:p>
          <w:p w14:paraId="4B8E0C2B" w14:textId="77777777" w:rsidR="00366FD8" w:rsidRPr="004F4EB1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T1=00:07:33(F3)</w:t>
            </w:r>
          </w:p>
          <w:p w14:paraId="2375A417" w14:textId="77777777" w:rsidR="00366FD8" w:rsidRPr="00381A36" w:rsidRDefault="00366FD8" w:rsidP="00ED72CF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1(00:07:33)(F3)</w:t>
            </w:r>
          </w:p>
          <w:p w14:paraId="7324D15B" w14:textId="77777777" w:rsidR="00366FD8" w:rsidRPr="00381A36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6808971" w14:textId="2F92DF53" w:rsidR="00366FD8" w:rsidRPr="00381A36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Fish </w:t>
            </w:r>
            <w:r w:rsidR="00170FCE"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</w:t>
            </w:r>
          </w:p>
          <w:p w14:paraId="6C2597C7" w14:textId="461DE69B" w:rsidR="00366FD8" w:rsidRPr="00A23836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923AF3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T1=00:32:00(F3)</w:t>
            </w:r>
            <w:ins w:id="10" w:author="Sophie Wulfing" w:date="2025-12-26T20:40:00Z" w16du:dateUtc="2025-12-27T01:40:00Z">
              <w:r w:rsidR="00A23836" w:rsidRPr="00923AF3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</w:rPr>
                <w:t xml:space="preserve"> new t1</w:t>
              </w:r>
            </w:ins>
            <w:ins w:id="11" w:author="Sophie Wulfing" w:date="2025-12-26T20:41:00Z" w16du:dateUtc="2025-12-27T01:41:00Z">
              <w:r w:rsidR="00A23836" w:rsidRPr="00923AF3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</w:rPr>
                <w:t xml:space="preserve">: 26.19. </w:t>
              </w:r>
              <w:r w:rsidR="00A23836" w:rsidRPr="00A23836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</w:rPr>
                <w:t>No</w:t>
              </w:r>
              <w:r w:rsidR="00A23836" w:rsidRPr="00A23836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  <w:rPrChange w:id="12" w:author="Sophie Wulfing" w:date="2025-12-26T20:42:00Z" w16du:dateUtc="2025-12-27T01:42:00Z">
                    <w:rPr>
                      <w:rFonts w:ascii="Calibri" w:eastAsia="Times New Roman" w:hAnsi="Calibri" w:cs="Calibri"/>
                      <w:color w:val="000000"/>
                      <w:kern w:val="0"/>
                      <w:highlight w:val="green"/>
                      <w:lang w:val="fr-FR"/>
                      <w14:ligatures w14:val="none"/>
                    </w:rPr>
                  </w:rPrChange>
                </w:rPr>
                <w:t>te</w:t>
              </w:r>
            </w:ins>
            <w:ins w:id="13" w:author="Sophie Wulfing" w:date="2025-12-26T20:42:00Z" w16du:dateUtc="2025-12-27T01:42:00Z">
              <w:r w:rsidR="00A23836" w:rsidRPr="00A23836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  <w:rPrChange w:id="14" w:author="Sophie Wulfing" w:date="2025-12-26T20:42:00Z" w16du:dateUtc="2025-12-27T01:42:00Z">
                    <w:rPr>
                      <w:rFonts w:ascii="Calibri" w:eastAsia="Times New Roman" w:hAnsi="Calibri" w:cs="Calibri"/>
                      <w:color w:val="000000"/>
                      <w:kern w:val="0"/>
                      <w:highlight w:val="green"/>
                      <w:lang w:val="fr-FR"/>
                      <w14:ligatures w14:val="none"/>
                    </w:rPr>
                  </w:rPrChange>
                </w:rPr>
                <w:t xml:space="preserve"> correct non highlighted ma</w:t>
              </w:r>
              <w:r w:rsidR="00A23836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</w:rPr>
                <w:t>rks above</w:t>
              </w:r>
            </w:ins>
          </w:p>
          <w:p w14:paraId="793CA46D" w14:textId="77777777" w:rsidR="00366FD8" w:rsidRDefault="00366FD8" w:rsidP="00ED72CF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81A36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1(00:32:00)(F3)</w:t>
            </w:r>
          </w:p>
          <w:p w14:paraId="7B4FC12C" w14:textId="77777777" w:rsidR="00A23836" w:rsidRDefault="00A23836" w:rsidP="00A2383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</w:p>
          <w:p w14:paraId="0890AA36" w14:textId="35FF4F6E" w:rsidR="00A23836" w:rsidRPr="004F4EB1" w:rsidRDefault="00A23836" w:rsidP="00A2383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UNID </w:t>
            </w:r>
          </w:p>
          <w:p w14:paraId="225EFBFA" w14:textId="239FC9E7" w:rsidR="00A23836" w:rsidRPr="004F4EB1" w:rsidRDefault="00A23836" w:rsidP="00A23836">
            <w:pPr>
              <w:spacing w:after="0" w:line="240" w:lineRule="auto"/>
              <w:textAlignment w:val="baseline"/>
              <w:rPr>
                <w:ins w:id="15" w:author="Sophie Wulfing" w:date="2025-12-26T20:45:00Z" w16du:dateUtc="2025-12-27T01:45:00Z"/>
                <w:highlight w:val="green"/>
              </w:rPr>
            </w:pPr>
            <w:r w:rsidRPr="004F4EB1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1 </w:t>
            </w:r>
            <w:r w:rsidRPr="004F4EB1">
              <w:rPr>
                <w:highlight w:val="green"/>
              </w:rPr>
              <w:t>: 00:29:10 (F2)</w:t>
            </w:r>
          </w:p>
          <w:p w14:paraId="285266F1" w14:textId="77777777" w:rsidR="00A23836" w:rsidRPr="004F4EB1" w:rsidRDefault="00A23836" w:rsidP="00A23836">
            <w:pPr>
              <w:spacing w:after="0" w:line="240" w:lineRule="auto"/>
              <w:textAlignment w:val="baseline"/>
              <w:rPr>
                <w:ins w:id="16" w:author="Sophie Wulfing" w:date="2025-12-26T20:45:00Z" w16du:dateUtc="2025-12-27T01:45:00Z"/>
                <w:highlight w:val="green"/>
              </w:rPr>
            </w:pPr>
          </w:p>
          <w:p w14:paraId="554889DF" w14:textId="6BFCE97D" w:rsidR="00A23836" w:rsidRPr="004F4EB1" w:rsidRDefault="00A23836" w:rsidP="00A23836">
            <w:pPr>
              <w:spacing w:after="0" w:line="240" w:lineRule="auto"/>
              <w:textAlignment w:val="baseline"/>
              <w:rPr>
                <w:ins w:id="17" w:author="Sophie Wulfing" w:date="2025-12-26T20:45:00Z" w16du:dateUtc="2025-12-27T01:45:00Z"/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ins w:id="18" w:author="Sophie Wulfing" w:date="2025-12-26T20:45:00Z" w16du:dateUtc="2025-12-27T01:45:00Z">
              <w:r w:rsidRPr="004F4EB1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</w:rPr>
                <w:t>DOTDASH</w:t>
              </w:r>
            </w:ins>
          </w:p>
          <w:p w14:paraId="1ACA2DFB" w14:textId="604CCD40" w:rsidR="00A23836" w:rsidRPr="00A23836" w:rsidRDefault="00A23836" w:rsidP="00A2383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ins w:id="19" w:author="Sophie Wulfing" w:date="2025-12-26T20:46:00Z" w16du:dateUtc="2025-12-27T01:46:00Z">
              <w:r w:rsidRPr="004F4EB1">
                <w:rPr>
                  <w:rFonts w:ascii="Calibri" w:eastAsia="Times New Roman" w:hAnsi="Calibri" w:cs="Calibri"/>
                  <w:color w:val="000000"/>
                  <w:kern w:val="0"/>
                  <w:highlight w:val="green"/>
                  <w14:ligatures w14:val="none"/>
                </w:rPr>
                <w:t>1  32.49 (F3)</w:t>
              </w:r>
            </w:ins>
          </w:p>
          <w:p w14:paraId="267CE29C" w14:textId="77777777" w:rsidR="00366FD8" w:rsidRPr="00366FD8" w:rsidRDefault="00366FD8" w:rsidP="00366F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6C7B1D9C" w14:textId="2D7C36D7" w:rsidR="00366FD8" w:rsidRDefault="00366FD8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5993BC26" w14:textId="765C567E" w:rsidR="00990569" w:rsidRDefault="00366FD8" w:rsidP="00990569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  <w:br w:type="page"/>
      </w:r>
    </w:p>
    <w:p w14:paraId="7A0AF7BD" w14:textId="77777777" w:rsidR="008545D7" w:rsidRPr="008545D7" w:rsidRDefault="008545D7" w:rsidP="008545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45D7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29_03_2024_1358_CNEW_D6_TMPL5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708"/>
        <w:gridCol w:w="2368"/>
        <w:gridCol w:w="1845"/>
        <w:gridCol w:w="1104"/>
      </w:tblGrid>
      <w:tr w:rsidR="008545D7" w:rsidRPr="008545D7" w14:paraId="54D3BF3C" w14:textId="77777777" w:rsidTr="008545D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F1343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545D7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29FB8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64064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CNEW_D6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2169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B6DE5" w14:textId="77777777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545D7" w:rsidRPr="008545D7" w14:paraId="76BFA323" w14:textId="77777777" w:rsidTr="008545D7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C40DB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0E628" w14:textId="5C1AD165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31:36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A42C8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0:21:24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0B99D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F3 : 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0:22:59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D9667" w14:textId="77777777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F4 : 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0:15:56</w:t>
            </w:r>
          </w:p>
        </w:tc>
      </w:tr>
      <w:tr w:rsidR="008545D7" w:rsidRPr="008545D7" w14:paraId="5338272C" w14:textId="77777777" w:rsidTr="008545D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27EFC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5A64" w14:textId="6065A220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EAE29" w14:textId="2310AB60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 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C09DF" w14:textId="77777777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93ABF2" w14:textId="77777777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545D7" w:rsidRPr="008545D7" w14:paraId="629A9A9C" w14:textId="77777777" w:rsidTr="008545D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3AF08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(8 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E9CE6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60 %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5F8F9" w14:textId="241AF23F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31 - 5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–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2024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D44FE" w14:textId="77777777" w:rsidR="008545D7" w:rsidRPr="008545D7" w:rsidRDefault="008545D7" w:rsidP="008545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45D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8545D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CAAA1" w14:textId="77777777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545D7" w:rsidRPr="008545D7" w14:paraId="4E68762D" w14:textId="77777777" w:rsidTr="008545D7">
        <w:trPr>
          <w:trHeight w:val="220"/>
        </w:trPr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24C07" w14:textId="18ECFC2F" w:rsidR="008545D7" w:rsidRPr="00381A36" w:rsidRDefault="00630418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BLOWFISH</w:t>
            </w:r>
          </w:p>
          <w:p w14:paraId="56935CC2" w14:textId="5C587648" w:rsidR="00630418" w:rsidRPr="00381A36" w:rsidRDefault="00630418" w:rsidP="0063041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01:10 (F2)</w:t>
            </w:r>
          </w:p>
          <w:p w14:paraId="48C66BC8" w14:textId="48BE8D76" w:rsidR="00630418" w:rsidRPr="00381A36" w:rsidRDefault="00630418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PIPEFISH</w:t>
            </w:r>
          </w:p>
          <w:p w14:paraId="5145B185" w14:textId="24B19A00" w:rsidR="00630418" w:rsidRPr="00381A36" w:rsidRDefault="00630418" w:rsidP="0063041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26:09</w:t>
            </w:r>
          </w:p>
          <w:p w14:paraId="4C6DBAAE" w14:textId="5581CFB1" w:rsidR="00630418" w:rsidRPr="004F4EB1" w:rsidRDefault="00630418" w:rsidP="00630418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10:43 (F4)</w:t>
            </w:r>
          </w:p>
          <w:p w14:paraId="22E39CED" w14:textId="70098DF8" w:rsidR="00630418" w:rsidRPr="004F4EB1" w:rsidRDefault="00630418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</w:t>
            </w:r>
          </w:p>
          <w:p w14:paraId="399846AD" w14:textId="462BC5E1" w:rsidR="00630418" w:rsidRPr="004F4EB1" w:rsidRDefault="00630418" w:rsidP="0063041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 xml:space="preserve">27:05 MUD </w:t>
            </w:r>
          </w:p>
          <w:p w14:paraId="6F268D7E" w14:textId="185317CA" w:rsidR="00630418" w:rsidRPr="004F4EB1" w:rsidRDefault="00630418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SHRIMP</w:t>
            </w:r>
          </w:p>
          <w:p w14:paraId="46C46C0F" w14:textId="74EFC5F9" w:rsidR="00630418" w:rsidRPr="004F4EB1" w:rsidRDefault="00630418" w:rsidP="0063041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11:30 (F2)</w:t>
            </w:r>
          </w:p>
          <w:p w14:paraId="7CBC8CA0" w14:textId="2D8AD286" w:rsidR="00630418" w:rsidRPr="004F4EB1" w:rsidRDefault="00630418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41BB3C44" w14:textId="2C09F7CD" w:rsidR="00630418" w:rsidRPr="004F4EB1" w:rsidRDefault="00630418" w:rsidP="0063041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28:48</w:t>
            </w:r>
          </w:p>
          <w:p w14:paraId="17FC27FB" w14:textId="1574455F" w:rsidR="00630418" w:rsidRPr="00381A36" w:rsidRDefault="00630418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SANDFISH</w:t>
            </w:r>
          </w:p>
          <w:p w14:paraId="28961572" w14:textId="04F9896F" w:rsidR="00630418" w:rsidRPr="00381A36" w:rsidRDefault="00630418" w:rsidP="00630418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81A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29:32</w:t>
            </w:r>
          </w:p>
          <w:p w14:paraId="036B8E00" w14:textId="77777777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374E3588" w14:textId="741A1A6C" w:rsidR="008545D7" w:rsidRPr="008545D7" w:rsidRDefault="008545D7" w:rsidP="008545D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F6F0ED1" w14:textId="77777777" w:rsidR="008545D7" w:rsidRPr="008545D7" w:rsidRDefault="008545D7" w:rsidP="00990569">
      <w:pPr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14:paraId="3498E08E" w14:textId="518B3A5F" w:rsidR="00630418" w:rsidRDefault="00630418">
      <w:r>
        <w:br w:type="page"/>
      </w:r>
    </w:p>
    <w:p w14:paraId="27BFF6FD" w14:textId="77777777" w:rsidR="00630418" w:rsidRPr="00630418" w:rsidRDefault="00630418" w:rsidP="006304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0418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File name : 29_03_2024_1344_CN12_D4_TMPL6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1815"/>
        <w:gridCol w:w="2737"/>
        <w:gridCol w:w="2064"/>
      </w:tblGrid>
      <w:tr w:rsidR="00F95105" w:rsidRPr="00630418" w14:paraId="278A2436" w14:textId="77777777" w:rsidTr="006304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31384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630418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06CFE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29-03-2024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23566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C12_D4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675DE6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#FILES: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2</w:t>
            </w:r>
          </w:p>
        </w:tc>
      </w:tr>
      <w:tr w:rsidR="00F95105" w:rsidRPr="00630418" w14:paraId="5A1F6A3B" w14:textId="77777777" w:rsidTr="00630418">
        <w:trPr>
          <w:trHeight w:val="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BF56B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306D9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F1: 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00:42:05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AB223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00:41:06</w:t>
            </w:r>
          </w:p>
          <w:p w14:paraId="5420B391" w14:textId="77777777" w:rsidR="00630418" w:rsidRPr="00630418" w:rsidRDefault="00630418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5AD20" w14:textId="77777777" w:rsidR="00630418" w:rsidRPr="00630418" w:rsidRDefault="00630418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95105" w:rsidRPr="00630418" w14:paraId="40DD54BB" w14:textId="77777777" w:rsidTr="006304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B4FD3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204D4" w14:textId="47E0551B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TIME START: </w:t>
            </w:r>
            <w:r w:rsidR="00F9510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10:30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0152F" w14:textId="7C50C9AB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 F2 0:11:</w:t>
            </w:r>
            <w:r w:rsidR="00F9510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9603A" w14:textId="77777777" w:rsidR="00630418" w:rsidRPr="00630418" w:rsidRDefault="00630418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F95105" w:rsidRPr="00630418" w14:paraId="21FBAE68" w14:textId="77777777" w:rsidTr="0063041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8649A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>(8 lines)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8132F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VEGITATION: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90 %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49E22" w14:textId="185AE1F5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 ANALYZED: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31 - 5 </w:t>
            </w:r>
            <w:r w:rsidR="00F9510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–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2024</w:t>
            </w:r>
            <w:r w:rsidR="00F9510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350B3" w14:textId="77777777" w:rsidR="00630418" w:rsidRPr="00630418" w:rsidRDefault="00630418" w:rsidP="006304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3041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63041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30418" w:rsidRPr="00630418" w14:paraId="5D59FE5A" w14:textId="77777777" w:rsidTr="00630418">
        <w:trPr>
          <w:trHeight w:val="220"/>
        </w:trPr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974A8" w14:textId="4255B043" w:rsidR="00630418" w:rsidRPr="003630B3" w:rsidRDefault="00F95105" w:rsidP="00630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3630B3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</w:p>
          <w:p w14:paraId="6C57E004" w14:textId="460063EB" w:rsidR="00F95105" w:rsidRPr="003630B3" w:rsidRDefault="00F95105" w:rsidP="00F9510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19:15</w:t>
            </w:r>
          </w:p>
          <w:p w14:paraId="1806013F" w14:textId="2B4891DC" w:rsidR="00F95105" w:rsidRPr="003630B3" w:rsidRDefault="00F95105" w:rsidP="00F95105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29:23</w:t>
            </w:r>
          </w:p>
          <w:p w14:paraId="2C960F2E" w14:textId="77777777" w:rsidR="00630418" w:rsidRPr="003630B3" w:rsidRDefault="00630418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B181ACB" w14:textId="48C9234E" w:rsidR="00F95105" w:rsidRPr="003630B3" w:rsidRDefault="00F95105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GUPPYA</w:t>
            </w:r>
          </w:p>
          <w:p w14:paraId="03357A8A" w14:textId="1F7CFC08" w:rsidR="00F95105" w:rsidRPr="003630B3" w:rsidRDefault="00F95105" w:rsidP="00F9510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6 36:17</w:t>
            </w:r>
          </w:p>
          <w:p w14:paraId="18DD8B43" w14:textId="2B9DC6DA" w:rsidR="00F95105" w:rsidRPr="003630B3" w:rsidRDefault="00F95105" w:rsidP="00F95105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10 26:37 (F2)</w:t>
            </w:r>
          </w:p>
          <w:p w14:paraId="498331D7" w14:textId="77777777" w:rsidR="00F95105" w:rsidRDefault="00F95105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7D99E16" w14:textId="16142C7E" w:rsidR="00F95105" w:rsidRPr="004F4EB1" w:rsidRDefault="00F95105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 ALL MUD</w:t>
            </w:r>
          </w:p>
          <w:p w14:paraId="2E6728D5" w14:textId="489C78D2" w:rsidR="00F95105" w:rsidRPr="004F4EB1" w:rsidRDefault="00F95105" w:rsidP="00F95105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37:21</w:t>
            </w:r>
          </w:p>
          <w:p w14:paraId="35D3DD64" w14:textId="31F17ED1" w:rsidR="00F95105" w:rsidRPr="004F4EB1" w:rsidRDefault="00F95105" w:rsidP="00F95105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01:42 (F2)</w:t>
            </w:r>
          </w:p>
          <w:p w14:paraId="6B9D0786" w14:textId="189ADD76" w:rsidR="00F95105" w:rsidRPr="004F4EB1" w:rsidRDefault="00F95105" w:rsidP="00F95105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15:06 (F2)</w:t>
            </w:r>
          </w:p>
          <w:p w14:paraId="082EC0ED" w14:textId="77777777" w:rsidR="00F95105" w:rsidRPr="004F4EB1" w:rsidRDefault="00F95105" w:rsidP="00F95105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BBD7408" w14:textId="77777777" w:rsidR="00F95105" w:rsidRPr="004F4EB1" w:rsidRDefault="00F95105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DD126C1" w14:textId="77777777" w:rsidR="00F95105" w:rsidRPr="004F4EB1" w:rsidRDefault="00F95105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BLOWFISH</w:t>
            </w:r>
          </w:p>
          <w:p w14:paraId="2EF6C34B" w14:textId="41155FD1" w:rsidR="00F95105" w:rsidRPr="004F4EB1" w:rsidRDefault="00F95105" w:rsidP="00F9510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F4E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06:40 (F2)</w:t>
            </w:r>
          </w:p>
          <w:p w14:paraId="6C09B655" w14:textId="77777777" w:rsidR="00F95105" w:rsidRPr="003630B3" w:rsidRDefault="00F95105" w:rsidP="00F95105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09793FCD" w14:textId="77777777" w:rsidR="00F95105" w:rsidRPr="003630B3" w:rsidRDefault="00F95105" w:rsidP="0063041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DOTDASH</w:t>
            </w:r>
          </w:p>
          <w:p w14:paraId="78DD502E" w14:textId="4A63537A" w:rsidR="00F95105" w:rsidRPr="00F95105" w:rsidRDefault="00F95105" w:rsidP="00F95105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30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18:31 (F2)</w:t>
            </w:r>
          </w:p>
        </w:tc>
      </w:tr>
    </w:tbl>
    <w:p w14:paraId="654B26B3" w14:textId="77777777" w:rsidR="006F5FDC" w:rsidRDefault="006F5FDC"/>
    <w:sectPr w:rsidR="006F5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A3B"/>
    <w:multiLevelType w:val="multilevel"/>
    <w:tmpl w:val="0E1E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D07"/>
    <w:multiLevelType w:val="multilevel"/>
    <w:tmpl w:val="AA1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7B0"/>
    <w:multiLevelType w:val="multilevel"/>
    <w:tmpl w:val="88F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5FB5"/>
    <w:multiLevelType w:val="multilevel"/>
    <w:tmpl w:val="C180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21B"/>
    <w:multiLevelType w:val="multilevel"/>
    <w:tmpl w:val="39F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B3402"/>
    <w:multiLevelType w:val="hybridMultilevel"/>
    <w:tmpl w:val="1722B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B146E"/>
    <w:multiLevelType w:val="hybridMultilevel"/>
    <w:tmpl w:val="0472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F758D"/>
    <w:multiLevelType w:val="multilevel"/>
    <w:tmpl w:val="F94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272C7"/>
    <w:multiLevelType w:val="multilevel"/>
    <w:tmpl w:val="2BB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342AB"/>
    <w:multiLevelType w:val="multilevel"/>
    <w:tmpl w:val="950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B4834"/>
    <w:multiLevelType w:val="multilevel"/>
    <w:tmpl w:val="677A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E169D"/>
    <w:multiLevelType w:val="multilevel"/>
    <w:tmpl w:val="735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6E46"/>
    <w:multiLevelType w:val="multilevel"/>
    <w:tmpl w:val="856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A6F1E"/>
    <w:multiLevelType w:val="hybridMultilevel"/>
    <w:tmpl w:val="554E0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B668E"/>
    <w:multiLevelType w:val="multilevel"/>
    <w:tmpl w:val="50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55E24"/>
    <w:multiLevelType w:val="hybridMultilevel"/>
    <w:tmpl w:val="F36E5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A21D7"/>
    <w:multiLevelType w:val="multilevel"/>
    <w:tmpl w:val="E32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54935"/>
    <w:multiLevelType w:val="multilevel"/>
    <w:tmpl w:val="76A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D6E72"/>
    <w:multiLevelType w:val="multilevel"/>
    <w:tmpl w:val="C4DA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66EEB"/>
    <w:multiLevelType w:val="multilevel"/>
    <w:tmpl w:val="0DB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96EFD"/>
    <w:multiLevelType w:val="multilevel"/>
    <w:tmpl w:val="789C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311FF"/>
    <w:multiLevelType w:val="multilevel"/>
    <w:tmpl w:val="47B4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B6538"/>
    <w:multiLevelType w:val="multilevel"/>
    <w:tmpl w:val="DF8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50F1F"/>
    <w:multiLevelType w:val="hybridMultilevel"/>
    <w:tmpl w:val="B7CE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B4A4A"/>
    <w:multiLevelType w:val="multilevel"/>
    <w:tmpl w:val="835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E239C"/>
    <w:multiLevelType w:val="multilevel"/>
    <w:tmpl w:val="B9B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1164D"/>
    <w:multiLevelType w:val="multilevel"/>
    <w:tmpl w:val="70C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36B6F"/>
    <w:multiLevelType w:val="multilevel"/>
    <w:tmpl w:val="7B5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87F1A"/>
    <w:multiLevelType w:val="multilevel"/>
    <w:tmpl w:val="9E7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903AA"/>
    <w:multiLevelType w:val="multilevel"/>
    <w:tmpl w:val="8D9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B2B0F"/>
    <w:multiLevelType w:val="multilevel"/>
    <w:tmpl w:val="1E4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6448A"/>
    <w:multiLevelType w:val="multilevel"/>
    <w:tmpl w:val="5AC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53E6D"/>
    <w:multiLevelType w:val="multilevel"/>
    <w:tmpl w:val="4D1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B13BF"/>
    <w:multiLevelType w:val="multilevel"/>
    <w:tmpl w:val="5A16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727C5"/>
    <w:multiLevelType w:val="multilevel"/>
    <w:tmpl w:val="DF3A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367AA"/>
    <w:multiLevelType w:val="multilevel"/>
    <w:tmpl w:val="542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90085"/>
    <w:multiLevelType w:val="multilevel"/>
    <w:tmpl w:val="481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75564"/>
    <w:multiLevelType w:val="hybridMultilevel"/>
    <w:tmpl w:val="28C45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BB432F"/>
    <w:multiLevelType w:val="multilevel"/>
    <w:tmpl w:val="5948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80433"/>
    <w:multiLevelType w:val="multilevel"/>
    <w:tmpl w:val="814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12432">
    <w:abstractNumId w:val="24"/>
  </w:num>
  <w:num w:numId="2" w16cid:durableId="2032761521">
    <w:abstractNumId w:val="4"/>
  </w:num>
  <w:num w:numId="3" w16cid:durableId="1291085235">
    <w:abstractNumId w:val="33"/>
  </w:num>
  <w:num w:numId="4" w16cid:durableId="1154906119">
    <w:abstractNumId w:val="16"/>
  </w:num>
  <w:num w:numId="5" w16cid:durableId="1669820790">
    <w:abstractNumId w:val="17"/>
  </w:num>
  <w:num w:numId="6" w16cid:durableId="757099403">
    <w:abstractNumId w:val="8"/>
  </w:num>
  <w:num w:numId="7" w16cid:durableId="14040064">
    <w:abstractNumId w:val="19"/>
  </w:num>
  <w:num w:numId="8" w16cid:durableId="798692997">
    <w:abstractNumId w:val="0"/>
  </w:num>
  <w:num w:numId="9" w16cid:durableId="1284582122">
    <w:abstractNumId w:val="11"/>
  </w:num>
  <w:num w:numId="10" w16cid:durableId="1923761166">
    <w:abstractNumId w:val="18"/>
  </w:num>
  <w:num w:numId="11" w16cid:durableId="1649240833">
    <w:abstractNumId w:val="35"/>
  </w:num>
  <w:num w:numId="12" w16cid:durableId="360590006">
    <w:abstractNumId w:val="9"/>
  </w:num>
  <w:num w:numId="13" w16cid:durableId="2068145988">
    <w:abstractNumId w:val="7"/>
  </w:num>
  <w:num w:numId="14" w16cid:durableId="1449857366">
    <w:abstractNumId w:val="10"/>
  </w:num>
  <w:num w:numId="15" w16cid:durableId="863590373">
    <w:abstractNumId w:val="27"/>
  </w:num>
  <w:num w:numId="16" w16cid:durableId="1171943389">
    <w:abstractNumId w:val="32"/>
  </w:num>
  <w:num w:numId="17" w16cid:durableId="1111515535">
    <w:abstractNumId w:val="2"/>
  </w:num>
  <w:num w:numId="18" w16cid:durableId="93943780">
    <w:abstractNumId w:val="30"/>
  </w:num>
  <w:num w:numId="19" w16cid:durableId="864946597">
    <w:abstractNumId w:val="15"/>
  </w:num>
  <w:num w:numId="20" w16cid:durableId="113718796">
    <w:abstractNumId w:val="26"/>
  </w:num>
  <w:num w:numId="21" w16cid:durableId="760025500">
    <w:abstractNumId w:val="34"/>
  </w:num>
  <w:num w:numId="22" w16cid:durableId="666204756">
    <w:abstractNumId w:val="39"/>
  </w:num>
  <w:num w:numId="23" w16cid:durableId="913860657">
    <w:abstractNumId w:val="3"/>
  </w:num>
  <w:num w:numId="24" w16cid:durableId="1377580036">
    <w:abstractNumId w:val="14"/>
  </w:num>
  <w:num w:numId="25" w16cid:durableId="1299068918">
    <w:abstractNumId w:val="21"/>
  </w:num>
  <w:num w:numId="26" w16cid:durableId="1425615472">
    <w:abstractNumId w:val="12"/>
  </w:num>
  <w:num w:numId="27" w16cid:durableId="1239246141">
    <w:abstractNumId w:val="1"/>
  </w:num>
  <w:num w:numId="28" w16cid:durableId="968820925">
    <w:abstractNumId w:val="25"/>
  </w:num>
  <w:num w:numId="29" w16cid:durableId="1266838911">
    <w:abstractNumId w:val="38"/>
  </w:num>
  <w:num w:numId="30" w16cid:durableId="1296063389">
    <w:abstractNumId w:val="31"/>
  </w:num>
  <w:num w:numId="31" w16cid:durableId="128791562">
    <w:abstractNumId w:val="36"/>
  </w:num>
  <w:num w:numId="32" w16cid:durableId="77363058">
    <w:abstractNumId w:val="28"/>
  </w:num>
  <w:num w:numId="33" w16cid:durableId="840269614">
    <w:abstractNumId w:val="22"/>
  </w:num>
  <w:num w:numId="34" w16cid:durableId="1603688928">
    <w:abstractNumId w:val="29"/>
  </w:num>
  <w:num w:numId="35" w16cid:durableId="79180491">
    <w:abstractNumId w:val="20"/>
  </w:num>
  <w:num w:numId="36" w16cid:durableId="1433091105">
    <w:abstractNumId w:val="6"/>
  </w:num>
  <w:num w:numId="37" w16cid:durableId="1520387147">
    <w:abstractNumId w:val="13"/>
  </w:num>
  <w:num w:numId="38" w16cid:durableId="1336152347">
    <w:abstractNumId w:val="23"/>
  </w:num>
  <w:num w:numId="39" w16cid:durableId="1696155557">
    <w:abstractNumId w:val="5"/>
  </w:num>
  <w:num w:numId="40" w16cid:durableId="1046024460">
    <w:abstractNumId w:val="37"/>
  </w:num>
  <w:numIdMacAtCleanup w:val="3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phie Wulfing">
    <w15:presenceInfo w15:providerId="AD" w15:userId="S::swulfing@umassd.edu::b8bac6d0-53b3-41d3-bc62-8e00fd588a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5"/>
    <w:rsid w:val="00032BAE"/>
    <w:rsid w:val="000430BB"/>
    <w:rsid w:val="00093DB7"/>
    <w:rsid w:val="00096CBA"/>
    <w:rsid w:val="000F05DB"/>
    <w:rsid w:val="000F5F78"/>
    <w:rsid w:val="001079B0"/>
    <w:rsid w:val="00122E99"/>
    <w:rsid w:val="00127718"/>
    <w:rsid w:val="00170FCE"/>
    <w:rsid w:val="00192978"/>
    <w:rsid w:val="00195224"/>
    <w:rsid w:val="001F34C4"/>
    <w:rsid w:val="001F5A25"/>
    <w:rsid w:val="0020121A"/>
    <w:rsid w:val="00222CA4"/>
    <w:rsid w:val="002411FA"/>
    <w:rsid w:val="00262BE9"/>
    <w:rsid w:val="002637B7"/>
    <w:rsid w:val="003165B3"/>
    <w:rsid w:val="003302C0"/>
    <w:rsid w:val="003473D5"/>
    <w:rsid w:val="003630B3"/>
    <w:rsid w:val="00366FD8"/>
    <w:rsid w:val="00381A36"/>
    <w:rsid w:val="00383B5A"/>
    <w:rsid w:val="003A7B8E"/>
    <w:rsid w:val="003D31D3"/>
    <w:rsid w:val="003E2054"/>
    <w:rsid w:val="004038E6"/>
    <w:rsid w:val="0040413C"/>
    <w:rsid w:val="004166D2"/>
    <w:rsid w:val="00423460"/>
    <w:rsid w:val="0044022C"/>
    <w:rsid w:val="00445D68"/>
    <w:rsid w:val="00467EA4"/>
    <w:rsid w:val="004B2889"/>
    <w:rsid w:val="004E29CF"/>
    <w:rsid w:val="004F4EB1"/>
    <w:rsid w:val="00500D74"/>
    <w:rsid w:val="00503077"/>
    <w:rsid w:val="00517C4C"/>
    <w:rsid w:val="00531575"/>
    <w:rsid w:val="00531FB6"/>
    <w:rsid w:val="00555E6F"/>
    <w:rsid w:val="00560766"/>
    <w:rsid w:val="00571EDD"/>
    <w:rsid w:val="005744CD"/>
    <w:rsid w:val="005A5271"/>
    <w:rsid w:val="005C0763"/>
    <w:rsid w:val="005C19ED"/>
    <w:rsid w:val="005C328E"/>
    <w:rsid w:val="005D4BA4"/>
    <w:rsid w:val="005E471E"/>
    <w:rsid w:val="00603BD1"/>
    <w:rsid w:val="006144D7"/>
    <w:rsid w:val="00621D79"/>
    <w:rsid w:val="00630418"/>
    <w:rsid w:val="00644B23"/>
    <w:rsid w:val="006668AC"/>
    <w:rsid w:val="00681048"/>
    <w:rsid w:val="00681DD4"/>
    <w:rsid w:val="00691ECF"/>
    <w:rsid w:val="006941A7"/>
    <w:rsid w:val="00695995"/>
    <w:rsid w:val="00695E57"/>
    <w:rsid w:val="00696D84"/>
    <w:rsid w:val="006A6831"/>
    <w:rsid w:val="006D6715"/>
    <w:rsid w:val="006D6CC7"/>
    <w:rsid w:val="006F5FDC"/>
    <w:rsid w:val="00721A37"/>
    <w:rsid w:val="00722D7D"/>
    <w:rsid w:val="00744886"/>
    <w:rsid w:val="00754232"/>
    <w:rsid w:val="007771D4"/>
    <w:rsid w:val="007E12AD"/>
    <w:rsid w:val="0080536D"/>
    <w:rsid w:val="0080660F"/>
    <w:rsid w:val="00820AA4"/>
    <w:rsid w:val="00825FDD"/>
    <w:rsid w:val="0084225C"/>
    <w:rsid w:val="00846389"/>
    <w:rsid w:val="008545D7"/>
    <w:rsid w:val="00856594"/>
    <w:rsid w:val="008A0E52"/>
    <w:rsid w:val="008E4BD1"/>
    <w:rsid w:val="00915C5A"/>
    <w:rsid w:val="00923AF3"/>
    <w:rsid w:val="0094140D"/>
    <w:rsid w:val="0094462B"/>
    <w:rsid w:val="00963B81"/>
    <w:rsid w:val="00974D96"/>
    <w:rsid w:val="00990569"/>
    <w:rsid w:val="009A0F70"/>
    <w:rsid w:val="00A20D29"/>
    <w:rsid w:val="00A22ED7"/>
    <w:rsid w:val="00A23836"/>
    <w:rsid w:val="00A4014A"/>
    <w:rsid w:val="00A4449B"/>
    <w:rsid w:val="00AB2ECA"/>
    <w:rsid w:val="00AD1D3E"/>
    <w:rsid w:val="00AF2B85"/>
    <w:rsid w:val="00AF7830"/>
    <w:rsid w:val="00B30B42"/>
    <w:rsid w:val="00B5205D"/>
    <w:rsid w:val="00B57824"/>
    <w:rsid w:val="00B800F4"/>
    <w:rsid w:val="00BC69ED"/>
    <w:rsid w:val="00C240B8"/>
    <w:rsid w:val="00C261DF"/>
    <w:rsid w:val="00C448E0"/>
    <w:rsid w:val="00C53D54"/>
    <w:rsid w:val="00C7585B"/>
    <w:rsid w:val="00C85376"/>
    <w:rsid w:val="00C87559"/>
    <w:rsid w:val="00C901D4"/>
    <w:rsid w:val="00CA6536"/>
    <w:rsid w:val="00CB46CC"/>
    <w:rsid w:val="00CF0083"/>
    <w:rsid w:val="00D274AE"/>
    <w:rsid w:val="00D82BA1"/>
    <w:rsid w:val="00DC098F"/>
    <w:rsid w:val="00E0117D"/>
    <w:rsid w:val="00E039E0"/>
    <w:rsid w:val="00E20E22"/>
    <w:rsid w:val="00E71051"/>
    <w:rsid w:val="00E82C3D"/>
    <w:rsid w:val="00EB17CD"/>
    <w:rsid w:val="00ED72CF"/>
    <w:rsid w:val="00EE6C30"/>
    <w:rsid w:val="00F30459"/>
    <w:rsid w:val="00F33498"/>
    <w:rsid w:val="00F60985"/>
    <w:rsid w:val="00F8121F"/>
    <w:rsid w:val="00F905B7"/>
    <w:rsid w:val="00F95105"/>
    <w:rsid w:val="00FA2726"/>
    <w:rsid w:val="00FA40A3"/>
    <w:rsid w:val="00FB3632"/>
    <w:rsid w:val="00FB4C0B"/>
    <w:rsid w:val="00FC112A"/>
    <w:rsid w:val="00FF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38E"/>
  <w15:chartTrackingRefBased/>
  <w15:docId w15:val="{3C91FB29-0146-4194-A02C-1FEFD6E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6CC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4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165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5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5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5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5B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5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5B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A238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6219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1166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9660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1894</TotalTime>
  <Pages>1</Pages>
  <Words>1583</Words>
  <Characters>9026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33</cp:revision>
  <dcterms:created xsi:type="dcterms:W3CDTF">2024-03-08T01:34:00Z</dcterms:created>
  <dcterms:modified xsi:type="dcterms:W3CDTF">2026-04-21T17:24:00Z</dcterms:modified>
</cp:coreProperties>
</file>